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701BF1" w14:textId="77777777" w:rsidR="00A82AB5" w:rsidRPr="00DA0959" w:rsidRDefault="00A82AB5" w:rsidP="00A82AB5">
      <w:pPr>
        <w:rPr>
          <w:rFonts w:ascii="Arial" w:hAnsi="Arial" w:cs="Arial"/>
          <w:b/>
        </w:rPr>
      </w:pPr>
    </w:p>
    <w:p w14:paraId="08ECAAF8" w14:textId="77777777" w:rsidR="00A82AB5" w:rsidRPr="00A82AB5" w:rsidRDefault="00A82AB5" w:rsidP="00A82AB5">
      <w:pPr>
        <w:jc w:val="center"/>
        <w:rPr>
          <w:b/>
          <w:sz w:val="20"/>
          <w:szCs w:val="20"/>
        </w:rPr>
      </w:pPr>
      <w:r w:rsidRPr="00A82AB5">
        <w:rPr>
          <w:b/>
          <w:sz w:val="20"/>
          <w:szCs w:val="20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A67AB54" w14:textId="77777777" w:rsidR="00A82AB5" w:rsidRPr="00A82AB5" w:rsidRDefault="00A82AB5" w:rsidP="00A82AB5">
      <w:pPr>
        <w:jc w:val="center"/>
        <w:rPr>
          <w:b/>
        </w:rPr>
      </w:pPr>
    </w:p>
    <w:p w14:paraId="7624C167" w14:textId="77777777" w:rsidR="00A82AB5" w:rsidRPr="00A82AB5" w:rsidRDefault="00A82AB5" w:rsidP="00A82AB5">
      <w:pPr>
        <w:jc w:val="center"/>
        <w:rPr>
          <w:b/>
          <w:sz w:val="20"/>
          <w:szCs w:val="20"/>
        </w:rPr>
      </w:pPr>
      <w:r w:rsidRPr="00A82AB5">
        <w:rPr>
          <w:b/>
          <w:sz w:val="20"/>
          <w:szCs w:val="20"/>
        </w:rPr>
        <w:t>МОСКОВСКИЙ ПОЛИТЕХНИЧЕСКИЙ УНИВЕРСИТЕТ</w:t>
      </w:r>
    </w:p>
    <w:p w14:paraId="7B1C916A" w14:textId="77777777" w:rsidR="00A82AB5" w:rsidRDefault="00A82AB5" w:rsidP="00A82AB5">
      <w:pPr>
        <w:jc w:val="center"/>
        <w:rPr>
          <w:rFonts w:ascii="Arial" w:hAnsi="Arial" w:cs="Arial"/>
          <w:b/>
        </w:rPr>
      </w:pPr>
    </w:p>
    <w:p w14:paraId="1203793C" w14:textId="77777777" w:rsidR="00A82AB5" w:rsidRDefault="00A82AB5" w:rsidP="00A82AB5">
      <w:pPr>
        <w:jc w:val="center"/>
        <w:rPr>
          <w:rFonts w:ascii="Arial" w:hAnsi="Arial" w:cs="Arial"/>
          <w:b/>
        </w:rPr>
      </w:pPr>
    </w:p>
    <w:p w14:paraId="2A4EB1AA" w14:textId="77777777" w:rsidR="00A82AB5" w:rsidRDefault="00A82AB5" w:rsidP="00A82AB5">
      <w:pPr>
        <w:jc w:val="center"/>
        <w:rPr>
          <w:rFonts w:ascii="Arial" w:hAnsi="Arial" w:cs="Arial"/>
          <w:b/>
        </w:rPr>
      </w:pPr>
    </w:p>
    <w:p w14:paraId="28028972" w14:textId="77777777" w:rsidR="00A82AB5" w:rsidRDefault="00A82AB5" w:rsidP="00A82AB5">
      <w:pPr>
        <w:jc w:val="center"/>
        <w:rPr>
          <w:rFonts w:ascii="Arial" w:hAnsi="Arial" w:cs="Arial"/>
          <w:b/>
        </w:rPr>
      </w:pPr>
    </w:p>
    <w:p w14:paraId="045FA738" w14:textId="77777777" w:rsidR="00A82AB5" w:rsidRPr="00A82AB5" w:rsidRDefault="00A82AB5" w:rsidP="00A82AB5">
      <w:pPr>
        <w:jc w:val="center"/>
        <w:rPr>
          <w:bCs/>
          <w:sz w:val="20"/>
          <w:szCs w:val="20"/>
        </w:rPr>
      </w:pPr>
      <w:r w:rsidRPr="00A82AB5">
        <w:rPr>
          <w:bCs/>
          <w:sz w:val="20"/>
          <w:szCs w:val="20"/>
        </w:rPr>
        <w:t>Факультет информационных технологий</w:t>
      </w:r>
    </w:p>
    <w:p w14:paraId="649EC9C9" w14:textId="77777777" w:rsidR="00A82AB5" w:rsidRDefault="00A82AB5" w:rsidP="00A82AB5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к</w:t>
      </w:r>
      <w:r w:rsidRPr="00A82AB5">
        <w:rPr>
          <w:bCs/>
          <w:sz w:val="20"/>
          <w:szCs w:val="20"/>
        </w:rPr>
        <w:t>афедра Информатики и информационных технологий</w:t>
      </w:r>
    </w:p>
    <w:p w14:paraId="3AB017EF" w14:textId="77777777" w:rsidR="00A82AB5" w:rsidRDefault="00A82AB5" w:rsidP="00A82AB5">
      <w:pPr>
        <w:jc w:val="center"/>
        <w:rPr>
          <w:bCs/>
          <w:sz w:val="20"/>
          <w:szCs w:val="20"/>
        </w:rPr>
      </w:pPr>
    </w:p>
    <w:p w14:paraId="10930597" w14:textId="77777777" w:rsidR="00A82AB5" w:rsidRDefault="00A82AB5" w:rsidP="00A82AB5">
      <w:pPr>
        <w:jc w:val="center"/>
        <w:rPr>
          <w:bCs/>
          <w:sz w:val="20"/>
          <w:szCs w:val="20"/>
        </w:rPr>
      </w:pPr>
    </w:p>
    <w:p w14:paraId="734A3C8E" w14:textId="77777777" w:rsidR="00A82AB5" w:rsidRDefault="00A82AB5" w:rsidP="00A82AB5">
      <w:pPr>
        <w:jc w:val="center"/>
        <w:rPr>
          <w:bCs/>
          <w:sz w:val="20"/>
          <w:szCs w:val="20"/>
        </w:rPr>
      </w:pPr>
    </w:p>
    <w:p w14:paraId="02021777" w14:textId="77777777" w:rsidR="00A82AB5" w:rsidRPr="00A82AB5" w:rsidRDefault="00A82AB5" w:rsidP="00A82AB5">
      <w:pPr>
        <w:jc w:val="center"/>
        <w:rPr>
          <w:bCs/>
          <w:sz w:val="20"/>
          <w:szCs w:val="20"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54AD7B8" w14:textId="77777777" w:rsidR="00A82AB5" w:rsidRPr="00A82AB5" w:rsidRDefault="00A82AB5" w:rsidP="00A82AB5">
      <w:pPr>
        <w:rPr>
          <w:bCs/>
          <w:sz w:val="20"/>
          <w:szCs w:val="20"/>
        </w:rPr>
      </w:pPr>
      <w:r w:rsidRPr="00A82AB5">
        <w:rPr>
          <w:bCs/>
          <w:sz w:val="20"/>
          <w:szCs w:val="20"/>
        </w:rPr>
        <w:t xml:space="preserve">направление подготовки </w:t>
      </w:r>
    </w:p>
    <w:p w14:paraId="43427D1F" w14:textId="77777777" w:rsidR="00A82AB5" w:rsidRPr="00A82AB5" w:rsidRDefault="00A82AB5" w:rsidP="00A82AB5">
      <w:pPr>
        <w:rPr>
          <w:bCs/>
          <w:sz w:val="20"/>
          <w:szCs w:val="20"/>
        </w:rPr>
      </w:pPr>
      <w:r w:rsidRPr="00A82AB5">
        <w:rPr>
          <w:bCs/>
          <w:sz w:val="20"/>
          <w:szCs w:val="20"/>
        </w:rPr>
        <w:t>09.03.02 «Информационные системы и технологии»</w:t>
      </w:r>
    </w:p>
    <w:p w14:paraId="68C6DF7B" w14:textId="77777777" w:rsidR="00A82AB5" w:rsidRPr="003A1EF0" w:rsidRDefault="00A82AB5" w:rsidP="00A82AB5">
      <w:pPr>
        <w:jc w:val="center"/>
        <w:rPr>
          <w:b/>
          <w:sz w:val="28"/>
          <w:szCs w:val="28"/>
        </w:rPr>
      </w:pPr>
    </w:p>
    <w:p w14:paraId="30786DFE" w14:textId="77777777" w:rsidR="00A82AB5" w:rsidRDefault="00A82AB5" w:rsidP="00A82AB5">
      <w:pPr>
        <w:rPr>
          <w:b/>
          <w:sz w:val="28"/>
          <w:szCs w:val="28"/>
        </w:rPr>
      </w:pPr>
    </w:p>
    <w:p w14:paraId="172069DD" w14:textId="77777777" w:rsidR="00A82AB5" w:rsidRDefault="00A82AB5" w:rsidP="00A82AB5">
      <w:pPr>
        <w:rPr>
          <w:b/>
          <w:sz w:val="28"/>
          <w:szCs w:val="28"/>
        </w:rPr>
      </w:pPr>
    </w:p>
    <w:p w14:paraId="518A0CCA" w14:textId="77777777" w:rsidR="00A82AB5" w:rsidRDefault="00A82AB5" w:rsidP="00A82AB5">
      <w:pPr>
        <w:rPr>
          <w:b/>
          <w:sz w:val="28"/>
          <w:szCs w:val="28"/>
        </w:rPr>
      </w:pPr>
    </w:p>
    <w:p w14:paraId="3819827E" w14:textId="77777777" w:rsidR="00A82AB5" w:rsidRPr="003A1EF0" w:rsidRDefault="00A82AB5" w:rsidP="00A82AB5">
      <w:pPr>
        <w:rPr>
          <w:b/>
          <w:sz w:val="28"/>
          <w:szCs w:val="28"/>
        </w:rPr>
      </w:pPr>
    </w:p>
    <w:p w14:paraId="45AFDED6" w14:textId="77777777" w:rsidR="00A82AB5" w:rsidRDefault="00A82AB5" w:rsidP="00A82AB5">
      <w:pPr>
        <w:spacing w:line="360" w:lineRule="auto"/>
        <w:jc w:val="center"/>
        <w:rPr>
          <w:b/>
          <w:sz w:val="28"/>
          <w:szCs w:val="28"/>
        </w:rPr>
      </w:pPr>
      <w:r w:rsidRPr="00A82AB5">
        <w:rPr>
          <w:b/>
          <w:sz w:val="28"/>
          <w:szCs w:val="28"/>
        </w:rPr>
        <w:t>ЛАБОРАТОРНАЯ РАБОТА № 5</w:t>
      </w:r>
    </w:p>
    <w:p w14:paraId="07048107" w14:textId="77777777" w:rsidR="00A82AB5" w:rsidRPr="00A82AB5" w:rsidRDefault="00A82AB5" w:rsidP="00A82AB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Итоговая работа по </w:t>
      </w:r>
      <w:r>
        <w:rPr>
          <w:b/>
          <w:sz w:val="28"/>
          <w:szCs w:val="28"/>
          <w:lang w:val="en-GB"/>
        </w:rPr>
        <w:t>MS</w:t>
      </w:r>
      <w:r w:rsidRPr="00A82AB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GB"/>
        </w:rPr>
        <w:t>Word</w:t>
      </w:r>
    </w:p>
    <w:p w14:paraId="52D68F62" w14:textId="77777777" w:rsidR="00A82AB5" w:rsidRDefault="00A82AB5" w:rsidP="00A82AB5">
      <w:pPr>
        <w:spacing w:line="360" w:lineRule="auto"/>
        <w:jc w:val="both"/>
        <w:rPr>
          <w:b/>
          <w:sz w:val="28"/>
          <w:szCs w:val="28"/>
        </w:rPr>
      </w:pPr>
    </w:p>
    <w:p w14:paraId="0C477207" w14:textId="77777777" w:rsidR="00A82AB5" w:rsidRDefault="00A82AB5" w:rsidP="00A82AB5">
      <w:pPr>
        <w:spacing w:line="360" w:lineRule="auto"/>
        <w:jc w:val="both"/>
        <w:rPr>
          <w:b/>
          <w:sz w:val="28"/>
          <w:szCs w:val="28"/>
        </w:rPr>
      </w:pPr>
    </w:p>
    <w:p w14:paraId="2BEE3EB3" w14:textId="77777777" w:rsidR="00A82AB5" w:rsidRDefault="00A82AB5" w:rsidP="00A82AB5">
      <w:pPr>
        <w:spacing w:line="360" w:lineRule="auto"/>
        <w:jc w:val="both"/>
        <w:rPr>
          <w:b/>
          <w:sz w:val="28"/>
          <w:szCs w:val="28"/>
        </w:rPr>
      </w:pPr>
    </w:p>
    <w:p w14:paraId="6DE82FCB" w14:textId="77777777" w:rsidR="00A82AB5" w:rsidRPr="00A82AB5" w:rsidRDefault="00A82AB5" w:rsidP="00A82AB5">
      <w:pPr>
        <w:spacing w:line="360" w:lineRule="auto"/>
        <w:jc w:val="both"/>
        <w:rPr>
          <w:sz w:val="20"/>
          <w:szCs w:val="20"/>
        </w:rPr>
      </w:pPr>
      <w:r w:rsidRPr="00A82AB5">
        <w:rPr>
          <w:bCs/>
          <w:sz w:val="20"/>
          <w:szCs w:val="20"/>
        </w:rPr>
        <w:t>Дисциплина:</w:t>
      </w:r>
      <w:r w:rsidRPr="00A82AB5">
        <w:rPr>
          <w:b/>
          <w:sz w:val="20"/>
          <w:szCs w:val="20"/>
        </w:rPr>
        <w:t xml:space="preserve"> </w:t>
      </w:r>
      <w:r w:rsidRPr="00A82AB5">
        <w:rPr>
          <w:sz w:val="20"/>
          <w:szCs w:val="20"/>
        </w:rPr>
        <w:t>Офисные приложения</w:t>
      </w:r>
    </w:p>
    <w:p w14:paraId="7F7E659E" w14:textId="77777777" w:rsidR="00A82AB5" w:rsidRPr="003A1EF0" w:rsidRDefault="00A82AB5" w:rsidP="00A82AB5">
      <w:pPr>
        <w:spacing w:line="360" w:lineRule="auto"/>
        <w:jc w:val="both"/>
        <w:rPr>
          <w:sz w:val="28"/>
          <w:szCs w:val="28"/>
        </w:rPr>
      </w:pPr>
    </w:p>
    <w:p w14:paraId="2F0D6DBD" w14:textId="77777777" w:rsidR="00A82AB5" w:rsidRPr="00A82AB5" w:rsidRDefault="00A82AB5" w:rsidP="00A82AB5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spacing w:line="360" w:lineRule="auto"/>
        <w:jc w:val="right"/>
        <w:rPr>
          <w:bCs/>
          <w:i/>
          <w:sz w:val="20"/>
          <w:szCs w:val="20"/>
        </w:rPr>
      </w:pPr>
      <w:r w:rsidRPr="004344FC">
        <w:rPr>
          <w:b/>
          <w:sz w:val="28"/>
          <w:szCs w:val="28"/>
        </w:rPr>
        <w:t xml:space="preserve">            </w:t>
      </w:r>
      <w:r>
        <w:rPr>
          <w:b/>
          <w:sz w:val="28"/>
          <w:szCs w:val="28"/>
        </w:rPr>
        <w:t xml:space="preserve">                                                           </w:t>
      </w:r>
      <w:r w:rsidRPr="00A82AB5">
        <w:rPr>
          <w:bCs/>
          <w:sz w:val="20"/>
          <w:szCs w:val="20"/>
        </w:rPr>
        <w:t xml:space="preserve">Выполнил(а): студент(ка) группы 231-334                      </w:t>
      </w:r>
    </w:p>
    <w:p w14:paraId="3137B192" w14:textId="0413C5C8" w:rsidR="00A82AB5" w:rsidRPr="00A82AB5" w:rsidRDefault="00A82AB5" w:rsidP="00A82AB5">
      <w:pPr>
        <w:tabs>
          <w:tab w:val="left" w:pos="2160"/>
          <w:tab w:val="left" w:pos="3780"/>
          <w:tab w:val="left" w:pos="7380"/>
        </w:tabs>
        <w:spacing w:line="360" w:lineRule="auto"/>
        <w:jc w:val="right"/>
        <w:rPr>
          <w:sz w:val="20"/>
          <w:szCs w:val="20"/>
        </w:rPr>
      </w:pPr>
      <w:r>
        <w:rPr>
          <w:sz w:val="28"/>
          <w:szCs w:val="28"/>
        </w:rPr>
        <w:tab/>
        <w:t xml:space="preserve">                                                                  </w:t>
      </w:r>
      <w:r w:rsidR="00024A0E" w:rsidRPr="008D6B30">
        <w:rPr>
          <w:sz w:val="20"/>
          <w:szCs w:val="20"/>
        </w:rPr>
        <w:t xml:space="preserve">Шульга </w:t>
      </w:r>
      <w:proofErr w:type="spellStart"/>
      <w:r w:rsidR="00024A0E" w:rsidRPr="008D6B30">
        <w:rPr>
          <w:sz w:val="20"/>
          <w:szCs w:val="20"/>
        </w:rPr>
        <w:t>Рувим</w:t>
      </w:r>
      <w:proofErr w:type="spellEnd"/>
      <w:r w:rsidR="00024A0E" w:rsidRPr="008D6B30">
        <w:rPr>
          <w:sz w:val="20"/>
          <w:szCs w:val="20"/>
        </w:rPr>
        <w:t xml:space="preserve"> Борисович</w:t>
      </w:r>
      <w:r w:rsidRPr="00A82AB5">
        <w:rPr>
          <w:sz w:val="20"/>
          <w:szCs w:val="20"/>
        </w:rPr>
        <w:tab/>
      </w:r>
      <w:r w:rsidRPr="00A82AB5">
        <w:rPr>
          <w:sz w:val="20"/>
          <w:szCs w:val="20"/>
        </w:rPr>
        <w:tab/>
      </w:r>
    </w:p>
    <w:p w14:paraId="40A3F393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6CC41774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39C4C12A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4C33440B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65C64764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02ADA8AA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5B2C335C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49BB33B4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2DBB64B9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0913C901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5712DCE4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09B0F325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646C7D86" w14:textId="77777777" w:rsidR="00DA3A89" w:rsidRDefault="00DA3A89" w:rsidP="00DA3A89">
      <w:pPr>
        <w:spacing w:line="360" w:lineRule="auto"/>
        <w:jc w:val="center"/>
        <w:rPr>
          <w:sz w:val="16"/>
          <w:szCs w:val="16"/>
        </w:rPr>
      </w:pPr>
    </w:p>
    <w:p w14:paraId="31186887" w14:textId="77777777" w:rsidR="00DA3A89" w:rsidRDefault="00DA3A89" w:rsidP="00DA3A89">
      <w:pPr>
        <w:spacing w:line="360" w:lineRule="auto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                                                                                   </w:t>
      </w:r>
      <w:r w:rsidR="00A82AB5" w:rsidRPr="00A82AB5">
        <w:rPr>
          <w:bCs/>
          <w:sz w:val="20"/>
          <w:szCs w:val="20"/>
        </w:rPr>
        <w:t>Москва</w:t>
      </w:r>
      <w:r w:rsidR="00A82AB5" w:rsidRPr="00A82AB5">
        <w:rPr>
          <w:bCs/>
          <w:i/>
          <w:sz w:val="20"/>
          <w:szCs w:val="20"/>
        </w:rPr>
        <w:t xml:space="preserve"> </w:t>
      </w:r>
      <w:r w:rsidR="00A82AB5" w:rsidRPr="00A82AB5">
        <w:rPr>
          <w:bCs/>
          <w:sz w:val="20"/>
          <w:szCs w:val="20"/>
        </w:rPr>
        <w:t>2023</w:t>
      </w:r>
    </w:p>
    <w:p w14:paraId="106EDDA2" w14:textId="77777777" w:rsidR="00DA3A89" w:rsidRDefault="00DA3A89" w:rsidP="00DA3A89">
      <w:pPr>
        <w:spacing w:line="360" w:lineRule="auto"/>
        <w:jc w:val="center"/>
        <w:rPr>
          <w:bCs/>
          <w:sz w:val="20"/>
          <w:szCs w:val="20"/>
        </w:rPr>
      </w:pPr>
    </w:p>
    <w:p w14:paraId="08395A7C" w14:textId="77777777" w:rsidR="00DA3A89" w:rsidRPr="00BE5527" w:rsidRDefault="00DA3A89" w:rsidP="00DA3A89">
      <w:pPr>
        <w:pStyle w:val="11"/>
        <w:jc w:val="center"/>
      </w:pPr>
      <w:r w:rsidRPr="002D5926"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295343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50F73A" w14:textId="77777777" w:rsidR="00896862" w:rsidRDefault="00896862">
          <w:pPr>
            <w:pStyle w:val="a3"/>
          </w:pPr>
          <w:r>
            <w:t>Оглавление</w:t>
          </w:r>
        </w:p>
        <w:p w14:paraId="11D6D13B" w14:textId="77777777" w:rsidR="00966348" w:rsidRDefault="00896862">
          <w:pPr>
            <w:pStyle w:val="13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9065766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ГЛАВА 1. ОБЗОР ЛИТЕРАТУРЫ ПО ПРОБЛЕМЕ ИССЛЕДОВАНИЯ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_Toc149065766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3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79257C67" w14:textId="77777777" w:rsidR="00966348" w:rsidRDefault="005C608A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49065767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1.1.</w:t>
            </w:r>
            <w:r w:rsidR="00966348">
              <w:rPr>
                <w:rFonts w:eastAsiaTheme="minorEastAsia" w:cstheme="minorBidi"/>
                <w:b w:val="0"/>
                <w:bCs w:val="0"/>
                <w:noProof/>
                <w:lang w:val="en-US" w:eastAsia="en-US"/>
              </w:rPr>
              <w:tab/>
            </w:r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Теоретические аспекты научно-исследовательской работы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_Toc149065767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3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2E226F8F" w14:textId="77777777" w:rsidR="00966348" w:rsidRDefault="005C608A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49065768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1.2.</w:t>
            </w:r>
            <w:r w:rsidR="00966348">
              <w:rPr>
                <w:rFonts w:eastAsiaTheme="minorEastAsia" w:cstheme="minorBidi"/>
                <w:b w:val="0"/>
                <w:bCs w:val="0"/>
                <w:noProof/>
                <w:lang w:val="en-US" w:eastAsia="en-US"/>
              </w:rPr>
              <w:tab/>
            </w:r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Анализ целевой аудитории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_Toc149065768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4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7A1E8967" w14:textId="77777777" w:rsidR="00966348" w:rsidRDefault="005C608A">
          <w:pPr>
            <w:pStyle w:val="13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49065769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ГЛАВА 2. МЕТОДЫ И ЭТАПЫ ИССЛЕДОВАНИЯ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_Toc149065769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5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008A2710" w14:textId="77777777" w:rsidR="00966348" w:rsidRDefault="005C608A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49065770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2.1. Основные методы исследования при создании и разработке мобильного приложения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_Toc149065770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5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4F0940FE" w14:textId="77777777" w:rsidR="00966348" w:rsidRDefault="005C608A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49065771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2.2. Основные этапы исследования при создании и разработке мобильного приложения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_Toc149065771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6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310F223F" w14:textId="77777777" w:rsidR="00966348" w:rsidRDefault="005C608A">
          <w:pPr>
            <w:pStyle w:val="13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49065772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ГЛАВА 3. ОЦЕНКА РЕЗУЛЬТАТОВ ИССЛЕДОВАНИЯ И ОБСУЖДЕНИЕ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_Toc149065772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6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2CA1A540" w14:textId="77777777" w:rsidR="00966348" w:rsidRDefault="005C608A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49065773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3.1. Готовый продукт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_Toc149065773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6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504D6456" w14:textId="77777777" w:rsidR="00966348" w:rsidRDefault="005C608A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val="en-US" w:eastAsia="en-US"/>
            </w:rPr>
          </w:pPr>
          <w:hyperlink w:anchor="_Toc149065774" w:history="1">
            <w:r w:rsidR="00966348" w:rsidRPr="00F563E0">
              <w:rPr>
                <w:rStyle w:val="a4"/>
                <w:rFonts w:ascii="Times New Roman" w:hAnsi="Times New Roman" w:cs="Times New Roman"/>
                <w:noProof/>
              </w:rPr>
              <w:t>3.2. Обсуждение и сопоставление с данными используемой литературы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_Toc149065774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7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440F1A26" w14:textId="77777777" w:rsidR="00966348" w:rsidRDefault="005C608A">
          <w:pPr>
            <w:pStyle w:val="13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49065775" w:history="1">
            <w:r w:rsidR="00966348" w:rsidRPr="00F563E0">
              <w:rPr>
                <w:rStyle w:val="a4"/>
                <w:noProof/>
              </w:rPr>
              <w:t>Список литературы</w:t>
            </w:r>
            <w:r w:rsidR="00966348">
              <w:rPr>
                <w:noProof/>
                <w:webHidden/>
              </w:rPr>
              <w:tab/>
            </w:r>
            <w:r w:rsidR="00966348">
              <w:rPr>
                <w:noProof/>
                <w:webHidden/>
              </w:rPr>
              <w:fldChar w:fldCharType="begin"/>
            </w:r>
            <w:r w:rsidR="00966348">
              <w:rPr>
                <w:noProof/>
                <w:webHidden/>
              </w:rPr>
              <w:instrText xml:space="preserve"> PAGEREF _Toc149065775 \h </w:instrText>
            </w:r>
            <w:r w:rsidR="00966348">
              <w:rPr>
                <w:noProof/>
                <w:webHidden/>
              </w:rPr>
            </w:r>
            <w:r w:rsidR="00966348">
              <w:rPr>
                <w:noProof/>
                <w:webHidden/>
              </w:rPr>
              <w:fldChar w:fldCharType="separate"/>
            </w:r>
            <w:r w:rsidR="00966348">
              <w:rPr>
                <w:noProof/>
                <w:webHidden/>
              </w:rPr>
              <w:t>7</w:t>
            </w:r>
            <w:r w:rsidR="00966348">
              <w:rPr>
                <w:noProof/>
                <w:webHidden/>
              </w:rPr>
              <w:fldChar w:fldCharType="end"/>
            </w:r>
          </w:hyperlink>
        </w:p>
        <w:p w14:paraId="294BA171" w14:textId="77777777" w:rsidR="00896862" w:rsidRDefault="00896862">
          <w:r>
            <w:rPr>
              <w:b/>
              <w:bCs/>
              <w:noProof/>
            </w:rPr>
            <w:fldChar w:fldCharType="end"/>
          </w:r>
        </w:p>
      </w:sdtContent>
    </w:sdt>
    <w:p w14:paraId="6EEDF27D" w14:textId="77777777" w:rsidR="00024A0E" w:rsidRDefault="00024A0E" w:rsidP="00024A0E">
      <w:pPr>
        <w:sectPr w:rsidR="00024A0E" w:rsidSect="00024A0E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134" w:right="567" w:bottom="1134" w:left="1701" w:header="709" w:footer="709" w:gutter="0"/>
          <w:pgNumType w:chapStyle="1"/>
          <w:cols w:space="708"/>
          <w:titlePg/>
          <w:docGrid w:linePitch="360"/>
        </w:sectPr>
      </w:pPr>
    </w:p>
    <w:p w14:paraId="03F8D534" w14:textId="6CBB77C0" w:rsidR="009366CB" w:rsidRPr="00024A0E" w:rsidRDefault="009366CB" w:rsidP="00024A0E">
      <w:pPr>
        <w:rPr>
          <w:b/>
          <w:sz w:val="28"/>
          <w:szCs w:val="28"/>
        </w:rPr>
      </w:pPr>
      <w:r w:rsidRPr="00DE5930">
        <w:lastRenderedPageBreak/>
        <w:t>Все буквы 1 абзаца строчные</w:t>
      </w:r>
    </w:p>
    <w:p w14:paraId="1F461D88" w14:textId="74ACA851" w:rsidR="00DF4169" w:rsidRPr="008D6B30" w:rsidRDefault="008D6B30" w:rsidP="00BE5527">
      <w:pPr>
        <w:pStyle w:val="11"/>
        <w:rPr>
          <w:rStyle w:val="a4"/>
        </w:rPr>
      </w:pPr>
      <w:r>
        <w:fldChar w:fldCharType="begin"/>
      </w:r>
      <w:r>
        <w:instrText xml:space="preserve"> HYPERLINK "lab04.docx" </w:instrText>
      </w:r>
      <w:r>
        <w:fldChar w:fldCharType="separate"/>
      </w:r>
      <w:r w:rsidR="00DF4169" w:rsidRPr="008D6B30">
        <w:rPr>
          <w:rStyle w:val="a4"/>
        </w:rPr>
        <w:t xml:space="preserve">Ссылка на </w:t>
      </w:r>
      <w:proofErr w:type="gramStart"/>
      <w:r w:rsidR="00DF4169" w:rsidRPr="008D6B30">
        <w:rPr>
          <w:rStyle w:val="a4"/>
        </w:rPr>
        <w:t>другую</w:t>
      </w:r>
      <w:proofErr w:type="gramEnd"/>
      <w:r w:rsidR="00DF4169" w:rsidRPr="008D6B30">
        <w:rPr>
          <w:rStyle w:val="a4"/>
        </w:rPr>
        <w:t xml:space="preserve"> </w:t>
      </w:r>
      <w:proofErr w:type="spellStart"/>
      <w:r w:rsidR="00DF4169" w:rsidRPr="008D6B30">
        <w:rPr>
          <w:rStyle w:val="a4"/>
        </w:rPr>
        <w:t>л</w:t>
      </w:r>
      <w:r w:rsidR="00DF4169" w:rsidRPr="008D6B30">
        <w:rPr>
          <w:rStyle w:val="a4"/>
        </w:rPr>
        <w:t>а</w:t>
      </w:r>
      <w:r w:rsidR="00DF4169" w:rsidRPr="008D6B30">
        <w:rPr>
          <w:rStyle w:val="a4"/>
        </w:rPr>
        <w:t>бу</w:t>
      </w:r>
      <w:proofErr w:type="spellEnd"/>
    </w:p>
    <w:p w14:paraId="41C8D7EC" w14:textId="34288DA7" w:rsidR="00DF4169" w:rsidRPr="00024A0E" w:rsidRDefault="008D6B30" w:rsidP="00BE5527">
      <w:pPr>
        <w:pStyle w:val="11"/>
      </w:pPr>
      <w:r>
        <w:fldChar w:fldCharType="end"/>
      </w:r>
      <w:r w:rsidR="00DF4169" w:rsidRPr="00024A0E">
        <w:t>А это сноска</w:t>
      </w:r>
      <w:r w:rsidR="00DE5930" w:rsidRPr="00024A0E">
        <w:rPr>
          <w:rStyle w:val="af5"/>
        </w:rPr>
        <w:footnoteReference w:customMarkFollows="1" w:id="1"/>
        <w:t>#</w:t>
      </w:r>
    </w:p>
    <w:p w14:paraId="126AF4A8" w14:textId="026F97DC" w:rsidR="00966348" w:rsidRPr="008D6B30" w:rsidRDefault="00966348" w:rsidP="00BE5527">
      <w:pPr>
        <w:pStyle w:val="11"/>
      </w:pPr>
      <w:r w:rsidRPr="00024A0E">
        <w:t xml:space="preserve">А тут ссылка на </w:t>
      </w:r>
      <w:hyperlink w:anchor="_Список_литературы" w:history="1">
        <w:r w:rsidRPr="008D6B30">
          <w:rPr>
            <w:rStyle w:val="a4"/>
          </w:rPr>
          <w:t>литера</w:t>
        </w:r>
        <w:r w:rsidRPr="008D6B30">
          <w:rPr>
            <w:rStyle w:val="a4"/>
          </w:rPr>
          <w:t>т</w:t>
        </w:r>
        <w:r w:rsidRPr="008D6B30">
          <w:rPr>
            <w:rStyle w:val="a4"/>
          </w:rPr>
          <w:t>уру</w:t>
        </w:r>
      </w:hyperlink>
    </w:p>
    <w:p w14:paraId="3A4560CC" w14:textId="77777777" w:rsidR="00DA3A89" w:rsidRPr="002D5926" w:rsidRDefault="00DA3A89" w:rsidP="00BE5527">
      <w:pPr>
        <w:pStyle w:val="11"/>
      </w:pPr>
      <w:r w:rsidRPr="002D5926">
        <w:t>Введение</w:t>
      </w:r>
    </w:p>
    <w:p w14:paraId="129F52FF" w14:textId="3A485530" w:rsidR="00DA3A89" w:rsidRPr="002D5926" w:rsidRDefault="009366CB" w:rsidP="00DA3A89">
      <w:pPr>
        <w:spacing w:line="360" w:lineRule="auto"/>
        <w:ind w:left="697" w:firstLine="697"/>
        <w:jc w:val="both"/>
        <w:rPr>
          <w:sz w:val="28"/>
          <w:szCs w:val="28"/>
        </w:rPr>
      </w:pPr>
      <w:r w:rsidRPr="002D5926">
        <w:rPr>
          <w:b/>
          <w:sz w:val="28"/>
          <w:szCs w:val="28"/>
        </w:rPr>
        <w:t>актуальность</w:t>
      </w:r>
      <w:proofErr w:type="gramStart"/>
      <w:r w:rsidRPr="002D5926">
        <w:rPr>
          <w:b/>
          <w:sz w:val="28"/>
          <w:szCs w:val="28"/>
        </w:rPr>
        <w:t>.</w:t>
      </w:r>
      <w:proofErr w:type="gramEnd"/>
      <w:r w:rsidRPr="002D5926">
        <w:rPr>
          <w:sz w:val="28"/>
          <w:szCs w:val="28"/>
        </w:rPr>
        <w:t xml:space="preserve"> </w:t>
      </w:r>
      <w:proofErr w:type="gramStart"/>
      <w:r w:rsidRPr="002D5926">
        <w:rPr>
          <w:sz w:val="28"/>
          <w:szCs w:val="28"/>
        </w:rPr>
        <w:t>с</w:t>
      </w:r>
      <w:proofErr w:type="gramEnd"/>
      <w:r w:rsidRPr="002D5926">
        <w:rPr>
          <w:sz w:val="28"/>
          <w:szCs w:val="28"/>
        </w:rPr>
        <w:t xml:space="preserve">егодня мобильный и быстрый доступ к информации предпочитают все больше людей. в стремительно развивающейся среде, стало гораздо удобнее получать информацию, используя мобильные устройства. с приходом </w:t>
      </w:r>
      <w:proofErr w:type="spellStart"/>
      <w:r w:rsidRPr="002D5926">
        <w:rPr>
          <w:sz w:val="28"/>
          <w:szCs w:val="28"/>
        </w:rPr>
        <w:t>коронавирусной</w:t>
      </w:r>
      <w:proofErr w:type="spellEnd"/>
      <w:r w:rsidRPr="002D5926">
        <w:rPr>
          <w:sz w:val="28"/>
          <w:szCs w:val="28"/>
        </w:rPr>
        <w:t xml:space="preserve"> инфекции все больше людей стали искать работу онлайн и часто этот вопрос человек решал с помощью специального мобильного приложения на телефоне.</w:t>
      </w:r>
    </w:p>
    <w:p w14:paraId="1ADF29C6" w14:textId="38B71521" w:rsidR="00DA3A89" w:rsidRPr="002D5926" w:rsidRDefault="00DA3A89" w:rsidP="00DA3A89">
      <w:pPr>
        <w:spacing w:line="360" w:lineRule="auto"/>
        <w:ind w:left="697"/>
        <w:jc w:val="both"/>
        <w:rPr>
          <w:sz w:val="28"/>
          <w:szCs w:val="28"/>
        </w:rPr>
      </w:pPr>
      <w:r w:rsidRPr="002D5926">
        <w:rPr>
          <w:b/>
          <w:sz w:val="28"/>
          <w:szCs w:val="28"/>
        </w:rPr>
        <w:t xml:space="preserve">Объектная область </w:t>
      </w:r>
      <w:r w:rsidRPr="002D5926">
        <w:rPr>
          <w:sz w:val="28"/>
          <w:szCs w:val="28"/>
        </w:rPr>
        <w:t xml:space="preserve">– </w:t>
      </w:r>
      <w:proofErr w:type="spellStart"/>
      <w:ins w:id="0" w:author="ruvim" w:date="2023-10-24T18:25:00Z">
        <w:r w:rsidR="00DF4169" w:rsidRPr="00DF4169">
          <w:rPr>
            <w:sz w:val="28"/>
            <w:szCs w:val="28"/>
            <w:rPrChange w:id="1" w:author="ruvim" w:date="2023-10-24T18:25:00Z">
              <w:rPr>
                <w:sz w:val="28"/>
                <w:szCs w:val="28"/>
                <w:lang w:val="en-US"/>
              </w:rPr>
            </w:rPrChange>
          </w:rPr>
          <w:t>уолджфыав</w:t>
        </w:r>
      </w:ins>
      <w:proofErr w:type="spellEnd"/>
      <w:del w:id="2" w:author="ruvim" w:date="2023-10-24T18:25:00Z">
        <w:r w:rsidRPr="002D5926" w:rsidDel="00DF4169">
          <w:rPr>
            <w:sz w:val="28"/>
            <w:szCs w:val="28"/>
          </w:rPr>
          <w:delText>информатика</w:delText>
        </w:r>
      </w:del>
      <w:r w:rsidRPr="002D5926">
        <w:rPr>
          <w:sz w:val="28"/>
          <w:szCs w:val="28"/>
        </w:rPr>
        <w:t xml:space="preserve"> и информационно-коммуникационные технологии</w:t>
      </w:r>
      <w:r>
        <w:rPr>
          <w:sz w:val="28"/>
          <w:szCs w:val="28"/>
        </w:rPr>
        <w:t>.</w:t>
      </w:r>
    </w:p>
    <w:p w14:paraId="1BDEBCC4" w14:textId="77777777" w:rsidR="00DA3A89" w:rsidRPr="002D5926" w:rsidRDefault="00DA3A89" w:rsidP="00DA3A89">
      <w:pPr>
        <w:spacing w:line="360" w:lineRule="auto"/>
        <w:ind w:left="700"/>
        <w:jc w:val="both"/>
        <w:rPr>
          <w:sz w:val="28"/>
          <w:szCs w:val="28"/>
        </w:rPr>
      </w:pPr>
    </w:p>
    <w:p w14:paraId="4AFC7049" w14:textId="77777777" w:rsidR="00DA3A89" w:rsidRPr="002D5926" w:rsidRDefault="00DA3A89" w:rsidP="00D13386">
      <w:pPr>
        <w:pStyle w:val="1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3" w:name="_Toc149065766"/>
      <w:r w:rsidRPr="002D5926">
        <w:rPr>
          <w:rFonts w:ascii="Times New Roman" w:hAnsi="Times New Roman" w:cs="Times New Roman"/>
          <w:b/>
          <w:sz w:val="28"/>
          <w:szCs w:val="28"/>
        </w:rPr>
        <w:t>ГЛАВА 1. ОБЗОР ЛИТЕРАТУРЫ ПО ПРОБЛЕМЕ ИССЛЕДОВАНИЯ</w:t>
      </w:r>
      <w:bookmarkEnd w:id="3"/>
    </w:p>
    <w:p w14:paraId="516C8C7E" w14:textId="77777777" w:rsidR="00DA3A89" w:rsidRPr="002D5926" w:rsidRDefault="00DA3A89" w:rsidP="00D13386">
      <w:pPr>
        <w:pStyle w:val="2"/>
        <w:numPr>
          <w:ilvl w:val="1"/>
          <w:numId w:val="2"/>
        </w:numPr>
        <w:tabs>
          <w:tab w:val="num" w:pos="360"/>
        </w:tabs>
        <w:spacing w:line="360" w:lineRule="auto"/>
        <w:ind w:left="0" w:firstLine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149065767"/>
      <w:r w:rsidRPr="002D5926">
        <w:rPr>
          <w:rFonts w:ascii="Times New Roman" w:hAnsi="Times New Roman" w:cs="Times New Roman"/>
          <w:b/>
          <w:sz w:val="28"/>
          <w:szCs w:val="28"/>
        </w:rPr>
        <w:t>Теоретические аспекты научно-исследовательской работы</w:t>
      </w:r>
      <w:bookmarkEnd w:id="4"/>
    </w:p>
    <w:p w14:paraId="4C568DCC" w14:textId="77777777" w:rsidR="00DA3A89" w:rsidRPr="002D5926" w:rsidRDefault="00DA3A89" w:rsidP="00DA3A89">
      <w:pPr>
        <w:spacing w:line="360" w:lineRule="auto"/>
        <w:ind w:left="720" w:right="1" w:firstLine="720"/>
        <w:jc w:val="both"/>
        <w:rPr>
          <w:sz w:val="28"/>
          <w:szCs w:val="28"/>
        </w:rPr>
      </w:pPr>
      <w:r w:rsidRPr="002D5926">
        <w:rPr>
          <w:sz w:val="28"/>
          <w:szCs w:val="28"/>
        </w:rPr>
        <w:t>Для данной исследовательской работы основные определения и понятия, связанные с UI/UX дизайном, взяты из книги А. Купера «Об интерфейсе. Основы проектирования взаимодействия», в которой детально рассмотрены все важнейшие аспекты анализа целевой аудитории при создании дизайна мобильного приложения и проектирования взаимодействия пользователя с приложением, достаточно доходчиво и компактно раскрыта тема психологии взаимодействия пользователя с цифровым продуктом.</w:t>
      </w:r>
    </w:p>
    <w:p w14:paraId="74DB5077" w14:textId="77777777" w:rsidR="00DA3A89" w:rsidRPr="002D5926" w:rsidRDefault="00DA3A89" w:rsidP="00DA3A89">
      <w:pPr>
        <w:spacing w:line="360" w:lineRule="auto"/>
        <w:ind w:left="720" w:firstLine="720"/>
        <w:jc w:val="both"/>
        <w:rPr>
          <w:sz w:val="28"/>
          <w:szCs w:val="28"/>
        </w:rPr>
      </w:pPr>
      <w:r w:rsidRPr="002D5926">
        <w:rPr>
          <w:sz w:val="28"/>
          <w:szCs w:val="28"/>
        </w:rPr>
        <w:t xml:space="preserve">Каким бы не был интерфейс, он должен показывать пользователю простой путь до своей конкретной цели в приложении, а основной инструмент в дизайне, который позволяет проектировать такие решения, </w:t>
      </w:r>
      <w:r w:rsidRPr="002D5926">
        <w:rPr>
          <w:sz w:val="28"/>
          <w:szCs w:val="28"/>
        </w:rPr>
        <w:lastRenderedPageBreak/>
        <w:t>называется минимализмом. Такой способ позволяет создавать не только интуитивно понятные интерфейсы, но и привлекательные интерфейсы, которыми хочется пользоваться человек.</w:t>
      </w:r>
      <w:r w:rsidR="00784384">
        <w:rPr>
          <w:sz w:val="28"/>
          <w:szCs w:val="28"/>
        </w:rPr>
        <w:t xml:space="preserve"> </w:t>
      </w:r>
      <w:hyperlink w:anchor="_ГЛАВА_2._МЕТОДЫ" w:history="1">
        <w:r w:rsidR="00784384" w:rsidRPr="00784384">
          <w:rPr>
            <w:rStyle w:val="a4"/>
            <w:sz w:val="28"/>
            <w:szCs w:val="28"/>
          </w:rPr>
          <w:t>Ссылка на главу 2</w:t>
        </w:r>
      </w:hyperlink>
    </w:p>
    <w:p w14:paraId="639AE3A2" w14:textId="77777777" w:rsidR="00DA3A89" w:rsidRPr="002D5926" w:rsidRDefault="00DA3A89" w:rsidP="00DA3A89">
      <w:pPr>
        <w:pStyle w:val="2"/>
        <w:numPr>
          <w:ilvl w:val="1"/>
          <w:numId w:val="2"/>
        </w:numPr>
        <w:tabs>
          <w:tab w:val="num" w:pos="360"/>
        </w:tabs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Toc149065768"/>
      <w:r w:rsidRPr="002D5926">
        <w:rPr>
          <w:rFonts w:ascii="Times New Roman" w:hAnsi="Times New Roman" w:cs="Times New Roman"/>
          <w:b/>
          <w:sz w:val="28"/>
          <w:szCs w:val="28"/>
        </w:rPr>
        <w:t>Анализ целевой аудитории</w:t>
      </w:r>
      <w:bookmarkEnd w:id="5"/>
    </w:p>
    <w:p w14:paraId="481BB5E3" w14:textId="5B435961" w:rsidR="00DA3A89" w:rsidRPr="008D6B30" w:rsidRDefault="00DA3A89" w:rsidP="00DA3A89">
      <w:pPr>
        <w:spacing w:before="240" w:after="240" w:line="360" w:lineRule="auto"/>
        <w:ind w:left="720" w:firstLine="720"/>
        <w:jc w:val="both"/>
        <w:rPr>
          <w:sz w:val="28"/>
          <w:szCs w:val="28"/>
        </w:rPr>
      </w:pPr>
      <w:proofErr w:type="gramStart"/>
      <w:r w:rsidRPr="002D5926">
        <w:rPr>
          <w:sz w:val="28"/>
          <w:szCs w:val="28"/>
        </w:rPr>
        <w:t xml:space="preserve">Анализ целевой аудитории помог мне точнее определить основные задачи и цели нашего приложения (чтение документов и исследований конкурентов о целевой аудитории, выявление ключевых особенностей аудитории, опрос целевой аудитории, использование </w:t>
      </w:r>
      <w:bookmarkStart w:id="6" w:name="_Hlk96678593"/>
      <w:r w:rsidRPr="002D5926">
        <w:rPr>
          <w:sz w:val="28"/>
          <w:szCs w:val="28"/>
        </w:rPr>
        <w:t>Метода Персон для выявления целей и намерений, преград и барьеров, у целевой аудитории в мобильном приложении,</w:t>
      </w:r>
      <w:bookmarkEnd w:id="6"/>
      <w:r w:rsidRPr="002D5926">
        <w:rPr>
          <w:sz w:val="28"/>
          <w:szCs w:val="28"/>
        </w:rPr>
        <w:t xml:space="preserve"> изучение важных демографических данных пользователей (пол, возраст, место жительства, семейное положение, профессия), изучение и анализ</w:t>
      </w:r>
      <w:proofErr w:type="gramEnd"/>
      <w:r w:rsidRPr="002D5926">
        <w:rPr>
          <w:sz w:val="28"/>
          <w:szCs w:val="28"/>
        </w:rPr>
        <w:t xml:space="preserve"> предыстории пользователей для создания User Story, использование данных из User </w:t>
      </w:r>
      <w:proofErr w:type="spellStart"/>
      <w:r w:rsidRPr="002D5926">
        <w:rPr>
          <w:sz w:val="28"/>
          <w:szCs w:val="28"/>
        </w:rPr>
        <w:t>Story</w:t>
      </w:r>
      <w:proofErr w:type="spellEnd"/>
      <w:r w:rsidRPr="002D5926">
        <w:rPr>
          <w:sz w:val="28"/>
          <w:szCs w:val="28"/>
        </w:rPr>
        <w:t xml:space="preserve"> для проектирования </w:t>
      </w:r>
      <w:proofErr w:type="spellStart"/>
      <w:r w:rsidRPr="002D5926">
        <w:rPr>
          <w:sz w:val="28"/>
          <w:szCs w:val="28"/>
        </w:rPr>
        <w:t>User</w:t>
      </w:r>
      <w:proofErr w:type="spellEnd"/>
      <w:r w:rsidRPr="002D5926">
        <w:rPr>
          <w:sz w:val="28"/>
          <w:szCs w:val="28"/>
        </w:rPr>
        <w:t xml:space="preserve"> </w:t>
      </w:r>
      <w:proofErr w:type="spellStart"/>
      <w:r w:rsidRPr="002D5926">
        <w:rPr>
          <w:sz w:val="28"/>
          <w:szCs w:val="28"/>
        </w:rPr>
        <w:t>Flow</w:t>
      </w:r>
      <w:proofErr w:type="spellEnd"/>
      <w:r w:rsidRPr="002D5926">
        <w:rPr>
          <w:sz w:val="28"/>
          <w:szCs w:val="28"/>
        </w:rPr>
        <w:t xml:space="preserve"> приложения)</w:t>
      </w:r>
      <w:r>
        <w:rPr>
          <w:sz w:val="28"/>
          <w:szCs w:val="28"/>
        </w:rPr>
        <w:t>.</w:t>
      </w:r>
    </w:p>
    <w:p w14:paraId="6A1D9EDA" w14:textId="77777777" w:rsidR="00DA3A89" w:rsidRPr="002D5926" w:rsidRDefault="00DA3A89" w:rsidP="00DA3A89">
      <w:pPr>
        <w:spacing w:before="240" w:after="240" w:line="360" w:lineRule="auto"/>
        <w:ind w:left="700"/>
        <w:jc w:val="both"/>
        <w:rPr>
          <w:b/>
          <w:sz w:val="28"/>
          <w:szCs w:val="28"/>
        </w:rPr>
      </w:pPr>
      <w:r w:rsidRPr="002D5926">
        <w:rPr>
          <w:b/>
          <w:noProof/>
          <w:sz w:val="28"/>
          <w:szCs w:val="28"/>
          <w:lang w:val="en-US" w:eastAsia="en-US"/>
        </w:rPr>
        <w:drawing>
          <wp:inline distT="114300" distB="114300" distL="114300" distR="114300" wp14:anchorId="14856B4C" wp14:editId="5D71FC87">
            <wp:extent cx="4495800" cy="23685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6070" cy="2368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405CA" w14:textId="77777777" w:rsidR="00DA3A89" w:rsidRPr="002D5926" w:rsidRDefault="00DA3A89" w:rsidP="00DA3A89">
      <w:pPr>
        <w:spacing w:before="240" w:after="240" w:line="360" w:lineRule="auto"/>
        <w:ind w:left="700"/>
        <w:jc w:val="both"/>
        <w:rPr>
          <w:b/>
          <w:sz w:val="28"/>
          <w:szCs w:val="28"/>
        </w:rPr>
      </w:pPr>
      <w:r w:rsidRPr="002D5926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inline distT="114300" distB="114300" distL="114300" distR="114300" wp14:anchorId="78F1B08A" wp14:editId="6B0E94BE">
                <wp:extent cx="4419600" cy="419100"/>
                <wp:effectExtent l="0" t="0" r="0" b="0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2700" y="597975"/>
                          <a:ext cx="44013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52D07D" w14:textId="77777777" w:rsidR="00DA3A89" w:rsidRPr="002D5926" w:rsidRDefault="00DA3A89" w:rsidP="00DA3A89">
                            <w:pPr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160ACD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Рис</w:t>
                            </w:r>
                            <w:r w:rsidR="00160ACD" w:rsidRPr="00160ACD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унок 1</w:t>
                            </w:r>
                            <w:r w:rsidRPr="00160ACD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.1</w:t>
                            </w:r>
                            <w:r w:rsidRPr="002D5926">
                              <w:rPr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60ACD">
                              <w:rPr>
                                <w:color w:val="000000"/>
                                <w:sz w:val="20"/>
                                <w:szCs w:val="20"/>
                              </w:rPr>
                              <w:softHyphen/>
                              <w:t xml:space="preserve">- </w:t>
                            </w:r>
                            <w:r w:rsidRPr="002D5926">
                              <w:rPr>
                                <w:color w:val="000000"/>
                                <w:sz w:val="20"/>
                                <w:szCs w:val="20"/>
                              </w:rPr>
                              <w:t>Фрагмент результатов опроса в Google Формах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width:348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" filled="f" stroked="f">
                <v:textbox style="mso-fit-shape-to-text:t" inset="2.53958mm,2.53958mm,2.53958mm,2.53958mm">
                  <w:txbxContent>
                    <w:p w14:paraId="3452D07D" w14:textId="77777777" w:rsidR="00DA3A89" w:rsidRPr="002D5926" w:rsidRDefault="00DA3A89" w:rsidP="00DA3A89">
                      <w:pPr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160ACD">
                        <w:rPr>
                          <w:bCs/>
                          <w:color w:val="000000"/>
                          <w:sz w:val="20"/>
                          <w:szCs w:val="20"/>
                        </w:rPr>
                        <w:t>Рис</w:t>
                      </w:r>
                      <w:r w:rsidR="00160ACD" w:rsidRPr="00160ACD">
                        <w:rPr>
                          <w:bCs/>
                          <w:color w:val="000000"/>
                          <w:sz w:val="20"/>
                          <w:szCs w:val="20"/>
                        </w:rPr>
                        <w:t>унок 1</w:t>
                      </w:r>
                      <w:r w:rsidRPr="00160ACD">
                        <w:rPr>
                          <w:bCs/>
                          <w:color w:val="000000"/>
                          <w:sz w:val="20"/>
                          <w:szCs w:val="20"/>
                        </w:rPr>
                        <w:t>.1</w:t>
                      </w:r>
                      <w:r w:rsidRPr="002D5926">
                        <w:rPr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160ACD">
                        <w:rPr>
                          <w:color w:val="000000"/>
                          <w:sz w:val="20"/>
                          <w:szCs w:val="20"/>
                        </w:rPr>
                        <w:softHyphen/>
                        <w:t xml:space="preserve">- </w:t>
                      </w:r>
                      <w:r w:rsidRPr="002D5926">
                        <w:rPr>
                          <w:color w:val="000000"/>
                          <w:sz w:val="20"/>
                          <w:szCs w:val="20"/>
                        </w:rPr>
                        <w:t>Фрагмент результатов опроса в Google Формах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3EBBC5" w14:textId="77777777" w:rsidR="00DA3A89" w:rsidRPr="002D5926" w:rsidRDefault="00DA3A89" w:rsidP="00DA3A89">
      <w:pPr>
        <w:spacing w:before="240" w:after="240" w:line="360" w:lineRule="auto"/>
        <w:ind w:left="700"/>
        <w:jc w:val="both"/>
        <w:rPr>
          <w:b/>
          <w:sz w:val="28"/>
          <w:szCs w:val="28"/>
        </w:rPr>
      </w:pPr>
      <w:r w:rsidRPr="002D5926">
        <w:rPr>
          <w:b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296D2B8B" wp14:editId="5C2C4A56">
            <wp:extent cx="4559300" cy="3130550"/>
            <wp:effectExtent l="0" t="0" r="0" b="0"/>
            <wp:docPr id="38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567" cy="3130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commentRangeStart w:id="7"/>
    <w:p w14:paraId="6EB666E8" w14:textId="77777777" w:rsidR="00DA3A89" w:rsidRPr="002D5926" w:rsidRDefault="00DA3A89" w:rsidP="00DA3A89">
      <w:pPr>
        <w:spacing w:before="240" w:after="240" w:line="360" w:lineRule="auto"/>
        <w:ind w:left="700"/>
        <w:jc w:val="both"/>
        <w:rPr>
          <w:b/>
          <w:sz w:val="28"/>
          <w:szCs w:val="28"/>
        </w:rPr>
      </w:pPr>
      <w:r w:rsidRPr="002D5926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inline distT="114300" distB="114300" distL="114300" distR="114300" wp14:anchorId="2A2CB317" wp14:editId="0FDF37C6">
                <wp:extent cx="3762375" cy="419100"/>
                <wp:effectExtent l="0" t="0" r="0" b="0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150" y="843025"/>
                          <a:ext cx="37446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895CC0" w14:textId="77777777" w:rsidR="00DA3A89" w:rsidRPr="002D5926" w:rsidRDefault="00DA3A89" w:rsidP="00DA3A89">
                            <w:pPr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160ACD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Рис</w:t>
                            </w:r>
                            <w:r w:rsidR="00160ACD" w:rsidRPr="00160ACD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унок 1.</w:t>
                            </w:r>
                            <w:r w:rsidRPr="00160ACD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="00160ACD" w:rsidRPr="00160ACD">
                              <w:rPr>
                                <w:bCs/>
                                <w:color w:val="000000"/>
                                <w:sz w:val="20"/>
                                <w:szCs w:val="20"/>
                              </w:rPr>
                              <w:t>. -</w:t>
                            </w:r>
                            <w:r w:rsidRPr="002D5926">
                              <w:rPr>
                                <w:color w:val="000000"/>
                                <w:sz w:val="20"/>
                                <w:szCs w:val="20"/>
                              </w:rPr>
                              <w:t xml:space="preserve"> UX -  Исследование “Метод персон”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9" o:spid="_x0000_s1027" type="#_x0000_t202" style="width:296.25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" filled="f" stroked="f">
                <v:textbox style="mso-fit-shape-to-text:t" inset="2.53958mm,2.53958mm,2.53958mm,2.53958mm">
                  <w:txbxContent>
                    <w:p w14:paraId="67895CC0" w14:textId="77777777" w:rsidR="00DA3A89" w:rsidRPr="002D5926" w:rsidRDefault="00DA3A89" w:rsidP="00DA3A89">
                      <w:pPr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160ACD">
                        <w:rPr>
                          <w:bCs/>
                          <w:color w:val="000000"/>
                          <w:sz w:val="20"/>
                          <w:szCs w:val="20"/>
                        </w:rPr>
                        <w:t>Рис</w:t>
                      </w:r>
                      <w:r w:rsidR="00160ACD" w:rsidRPr="00160ACD">
                        <w:rPr>
                          <w:bCs/>
                          <w:color w:val="000000"/>
                          <w:sz w:val="20"/>
                          <w:szCs w:val="20"/>
                        </w:rPr>
                        <w:t>унок 1.</w:t>
                      </w:r>
                      <w:r w:rsidRPr="00160ACD">
                        <w:rPr>
                          <w:bCs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="00160ACD" w:rsidRPr="00160ACD">
                        <w:rPr>
                          <w:bCs/>
                          <w:color w:val="000000"/>
                          <w:sz w:val="20"/>
                          <w:szCs w:val="20"/>
                        </w:rPr>
                        <w:t>. -</w:t>
                      </w:r>
                      <w:r w:rsidRPr="002D5926">
                        <w:rPr>
                          <w:color w:val="000000"/>
                          <w:sz w:val="20"/>
                          <w:szCs w:val="20"/>
                        </w:rPr>
                        <w:t xml:space="preserve"> UX -  Исследование “Метод персон”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7"/>
      <w:r w:rsidR="00160ACD">
        <w:rPr>
          <w:rStyle w:val="ad"/>
        </w:rPr>
        <w:commentReference w:id="7"/>
      </w:r>
    </w:p>
    <w:p w14:paraId="6696B329" w14:textId="77777777" w:rsidR="00DA3A89" w:rsidRPr="002D5926" w:rsidRDefault="00DA3A89" w:rsidP="00D13386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_ГЛАВА_2._МЕТОДЫ"/>
      <w:bookmarkStart w:id="9" w:name="_Toc149065769"/>
      <w:bookmarkEnd w:id="8"/>
      <w:r w:rsidRPr="002D5926">
        <w:rPr>
          <w:rFonts w:ascii="Times New Roman" w:hAnsi="Times New Roman" w:cs="Times New Roman"/>
          <w:b/>
          <w:sz w:val="28"/>
          <w:szCs w:val="28"/>
        </w:rPr>
        <w:t>ГЛАВА 2. МЕТОДЫ И ЭТАПЫ ИССЛЕДОВАНИЯ</w:t>
      </w:r>
      <w:bookmarkEnd w:id="9"/>
    </w:p>
    <w:p w14:paraId="3E6426DA" w14:textId="77777777" w:rsidR="00DA3A89" w:rsidRPr="002D5926" w:rsidRDefault="00DA3A89" w:rsidP="00D13386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0" w:name="_Toc149065770"/>
      <w:r w:rsidRPr="002D5926">
        <w:rPr>
          <w:rFonts w:ascii="Times New Roman" w:hAnsi="Times New Roman" w:cs="Times New Roman"/>
          <w:b/>
          <w:sz w:val="28"/>
          <w:szCs w:val="28"/>
        </w:rPr>
        <w:t>2.1. Основные методы исследования при создании и разработке мобильного приложения</w:t>
      </w:r>
      <w:bookmarkEnd w:id="10"/>
    </w:p>
    <w:p w14:paraId="233355CF" w14:textId="77777777" w:rsidR="00DA3A89" w:rsidRPr="002D5926" w:rsidRDefault="00DA3A89" w:rsidP="00DA3A89">
      <w:pPr>
        <w:spacing w:line="360" w:lineRule="auto"/>
        <w:ind w:left="720" w:firstLine="720"/>
        <w:jc w:val="both"/>
        <w:rPr>
          <w:b/>
          <w:sz w:val="28"/>
          <w:szCs w:val="28"/>
        </w:rPr>
      </w:pPr>
      <w:r w:rsidRPr="002D5926">
        <w:rPr>
          <w:sz w:val="28"/>
          <w:szCs w:val="28"/>
        </w:rPr>
        <w:t xml:space="preserve">Проектирование дизайна мобильного приложения это </w:t>
      </w:r>
      <w:proofErr w:type="gramStart"/>
      <w:r w:rsidRPr="002D5926">
        <w:rPr>
          <w:sz w:val="28"/>
          <w:szCs w:val="28"/>
        </w:rPr>
        <w:t>очень комплексный</w:t>
      </w:r>
      <w:proofErr w:type="gramEnd"/>
      <w:r w:rsidRPr="002D5926">
        <w:rPr>
          <w:sz w:val="28"/>
          <w:szCs w:val="28"/>
        </w:rPr>
        <w:t xml:space="preserve"> вид деятельности. Он требует определенных знаний и систематичных действий при выполнении, поэтому в исследовании мы использовали следующие методы:</w:t>
      </w:r>
    </w:p>
    <w:p w14:paraId="6E52B1E4" w14:textId="77777777" w:rsidR="00DA3A89" w:rsidRPr="002D5926" w:rsidRDefault="00DA3A89" w:rsidP="00762A0C">
      <w:pPr>
        <w:pStyle w:val="a9"/>
      </w:pPr>
      <w:proofErr w:type="gramStart"/>
      <w:r w:rsidRPr="002D5926">
        <w:t>- экспериментальный метод (Установка программы и работа в векторном графическом редакторе Figma, работа с методом изучения целевой аудитории «Метод персон», опрос целевой аудитории,  работа с блок-схемой взаимодействия пользователя с приложением и ее проектирование в векторном графическом редакторе  Figma, использование уникальных знаний в области UI/UX дизайна для создания дизайна мобильного приложения в векторном графическом редакторе Figma, создание интерактивной модели мобильного приложения</w:t>
      </w:r>
      <w:proofErr w:type="gramEnd"/>
      <w:r w:rsidRPr="002D5926">
        <w:t xml:space="preserve">, с </w:t>
      </w:r>
      <w:proofErr w:type="gramStart"/>
      <w:r w:rsidRPr="002D5926">
        <w:t>которой</w:t>
      </w:r>
      <w:proofErr w:type="gramEnd"/>
      <w:r w:rsidRPr="002D5926">
        <w:t xml:space="preserve"> может </w:t>
      </w:r>
      <w:r w:rsidRPr="002D5926">
        <w:lastRenderedPageBreak/>
        <w:t xml:space="preserve">взаимодействовать пользователь, создание доступного и понятного для разработчиков UI-Kit мобильного приложения в векторном графическом редакторе </w:t>
      </w:r>
      <w:proofErr w:type="spellStart"/>
      <w:r w:rsidRPr="002D5926">
        <w:t>Figma</w:t>
      </w:r>
      <w:proofErr w:type="spellEnd"/>
      <w:r w:rsidRPr="002D5926">
        <w:t xml:space="preserve">, создание </w:t>
      </w:r>
      <w:proofErr w:type="spellStart"/>
      <w:r w:rsidRPr="002D5926">
        <w:t>анимаций</w:t>
      </w:r>
      <w:proofErr w:type="spellEnd"/>
      <w:r w:rsidRPr="002D5926">
        <w:t xml:space="preserve"> макета мобильного приложения в видео редакторе </w:t>
      </w:r>
      <w:proofErr w:type="spellStart"/>
      <w:r w:rsidRPr="002D5926">
        <w:t>Principal</w:t>
      </w:r>
      <w:proofErr w:type="spellEnd"/>
      <w:r w:rsidRPr="002D5926">
        <w:t>)</w:t>
      </w:r>
      <w:r>
        <w:t>.</w:t>
      </w:r>
    </w:p>
    <w:p w14:paraId="757F7A46" w14:textId="77777777" w:rsidR="00DA3A89" w:rsidRPr="002D5926" w:rsidRDefault="00DA3A89" w:rsidP="00DA3A89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1" w:name="_Toc149065771"/>
      <w:r w:rsidRPr="002D5926">
        <w:rPr>
          <w:rFonts w:ascii="Times New Roman" w:hAnsi="Times New Roman" w:cs="Times New Roman"/>
          <w:b/>
          <w:sz w:val="28"/>
          <w:szCs w:val="28"/>
        </w:rPr>
        <w:t>2.2. Основные этапы исследования при создании и разработке мобильного приложения</w:t>
      </w:r>
      <w:bookmarkEnd w:id="11"/>
    </w:p>
    <w:p w14:paraId="3682D8C6" w14:textId="77777777" w:rsidR="00DA3A89" w:rsidRPr="002D5926" w:rsidRDefault="00DA3A89" w:rsidP="00DA3A89">
      <w:pPr>
        <w:spacing w:line="360" w:lineRule="auto"/>
        <w:ind w:left="720" w:firstLine="720"/>
        <w:jc w:val="both"/>
        <w:rPr>
          <w:b/>
          <w:sz w:val="28"/>
          <w:szCs w:val="28"/>
        </w:rPr>
      </w:pPr>
      <w:r w:rsidRPr="002D5926">
        <w:rPr>
          <w:sz w:val="28"/>
          <w:szCs w:val="28"/>
        </w:rPr>
        <w:t>Этапы исследования очень похожи с действительными этапами при разработке какого-либо цифрового продукта и помогают в четко выстроенном порядке проводить работу. В данной научной работе следует выделить несколько этапов, а именно:</w:t>
      </w:r>
    </w:p>
    <w:p w14:paraId="54C2FBD2" w14:textId="77777777" w:rsidR="00DA3A89" w:rsidRPr="002D5926" w:rsidRDefault="00DA3A89" w:rsidP="00DA3A89">
      <w:pPr>
        <w:spacing w:line="360" w:lineRule="auto"/>
        <w:ind w:left="700"/>
        <w:jc w:val="both"/>
        <w:rPr>
          <w:sz w:val="28"/>
          <w:szCs w:val="28"/>
        </w:rPr>
      </w:pPr>
      <w:r w:rsidRPr="002D5926">
        <w:rPr>
          <w:sz w:val="28"/>
          <w:szCs w:val="28"/>
        </w:rPr>
        <w:t xml:space="preserve">1) Изучение данной темы при помощи научной литературы и Интернет-ресурсов (чтение научной литературы, статей по  UI/UX дизайну, просмотр научных видео-роликов от экспертов в данной области, общение с действующими специалистами практиками в UI/UX, </w:t>
      </w:r>
      <w:proofErr w:type="gramStart"/>
      <w:r w:rsidRPr="002D5926">
        <w:rPr>
          <w:sz w:val="28"/>
          <w:szCs w:val="28"/>
        </w:rPr>
        <w:t>Продуктовом</w:t>
      </w:r>
      <w:proofErr w:type="gramEnd"/>
      <w:r w:rsidRPr="002D5926">
        <w:rPr>
          <w:sz w:val="28"/>
          <w:szCs w:val="28"/>
        </w:rPr>
        <w:t xml:space="preserve"> и Веб-дизайне)</w:t>
      </w:r>
      <w:r>
        <w:rPr>
          <w:sz w:val="28"/>
          <w:szCs w:val="28"/>
        </w:rPr>
        <w:t>;</w:t>
      </w:r>
    </w:p>
    <w:p w14:paraId="5743839A" w14:textId="77777777" w:rsidR="00DA3A89" w:rsidRPr="002D5926" w:rsidRDefault="00DA3A89" w:rsidP="00DA3A89">
      <w:pPr>
        <w:spacing w:line="360" w:lineRule="auto"/>
        <w:ind w:left="700"/>
        <w:jc w:val="both"/>
        <w:rPr>
          <w:sz w:val="28"/>
          <w:szCs w:val="28"/>
        </w:rPr>
      </w:pPr>
      <w:r w:rsidRPr="002D5926">
        <w:rPr>
          <w:sz w:val="28"/>
          <w:szCs w:val="28"/>
        </w:rPr>
        <w:t xml:space="preserve">2)  Разработка концепции и механизма взаимодействия пользователя с приложением (Проектирование </w:t>
      </w:r>
      <w:proofErr w:type="spellStart"/>
      <w:r w:rsidRPr="002D5926">
        <w:rPr>
          <w:sz w:val="28"/>
          <w:szCs w:val="28"/>
        </w:rPr>
        <w:t>User</w:t>
      </w:r>
      <w:proofErr w:type="spellEnd"/>
      <w:r w:rsidRPr="002D5926">
        <w:rPr>
          <w:sz w:val="28"/>
          <w:szCs w:val="28"/>
        </w:rPr>
        <w:t xml:space="preserve"> </w:t>
      </w:r>
      <w:proofErr w:type="spellStart"/>
      <w:r w:rsidRPr="002D5926">
        <w:rPr>
          <w:sz w:val="28"/>
          <w:szCs w:val="28"/>
        </w:rPr>
        <w:t>Flow</w:t>
      </w:r>
      <w:proofErr w:type="spellEnd"/>
      <w:r w:rsidRPr="002D5926">
        <w:rPr>
          <w:sz w:val="28"/>
          <w:szCs w:val="28"/>
        </w:rPr>
        <w:t xml:space="preserve"> мобильного приложения на основе данных исследования и анализа целевой аудитории, создание основного механизма взаимодействия пользователя с приложением, описание основных функций готового приложения и взаимодействия пользователя с этим приложением, подготовка блок-схемы </w:t>
      </w:r>
      <w:proofErr w:type="spellStart"/>
      <w:r w:rsidRPr="002D5926">
        <w:rPr>
          <w:sz w:val="28"/>
          <w:szCs w:val="28"/>
        </w:rPr>
        <w:t>User</w:t>
      </w:r>
      <w:proofErr w:type="spellEnd"/>
      <w:r w:rsidRPr="002D5926">
        <w:rPr>
          <w:sz w:val="28"/>
          <w:szCs w:val="28"/>
        </w:rPr>
        <w:t xml:space="preserve"> </w:t>
      </w:r>
      <w:proofErr w:type="spellStart"/>
      <w:r w:rsidRPr="002D5926">
        <w:rPr>
          <w:sz w:val="28"/>
          <w:szCs w:val="28"/>
        </w:rPr>
        <w:t>Flow</w:t>
      </w:r>
      <w:proofErr w:type="spellEnd"/>
      <w:r w:rsidRPr="002D5926">
        <w:rPr>
          <w:sz w:val="28"/>
          <w:szCs w:val="28"/>
        </w:rPr>
        <w:t xml:space="preserve"> к проектированию эффективного интерфейса)</w:t>
      </w:r>
      <w:r>
        <w:rPr>
          <w:sz w:val="28"/>
          <w:szCs w:val="28"/>
        </w:rPr>
        <w:t>;</w:t>
      </w:r>
    </w:p>
    <w:p w14:paraId="28B1FCB9" w14:textId="4AA3C79B" w:rsidR="00DA3A89" w:rsidRPr="002D5926" w:rsidRDefault="00DA3A89" w:rsidP="00DA3A89">
      <w:pPr>
        <w:spacing w:before="240" w:after="240" w:line="360" w:lineRule="auto"/>
        <w:ind w:left="700"/>
        <w:jc w:val="both"/>
        <w:rPr>
          <w:sz w:val="28"/>
          <w:szCs w:val="28"/>
        </w:rPr>
      </w:pPr>
    </w:p>
    <w:p w14:paraId="6360AA60" w14:textId="77777777" w:rsidR="00DA3A89" w:rsidRPr="002D5926" w:rsidRDefault="00DA3A89" w:rsidP="00D13386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2" w:name="_Toc149065772"/>
      <w:r w:rsidRPr="002D5926">
        <w:rPr>
          <w:rFonts w:ascii="Times New Roman" w:hAnsi="Times New Roman" w:cs="Times New Roman"/>
          <w:b/>
          <w:sz w:val="28"/>
          <w:szCs w:val="28"/>
        </w:rPr>
        <w:lastRenderedPageBreak/>
        <w:t>ГЛАВА 3. ОЦЕНКА РЕЗУЛЬТАТОВ ИССЛЕДОВАНИЯ И ОБСУЖДЕНИЕ</w:t>
      </w:r>
      <w:bookmarkEnd w:id="12"/>
    </w:p>
    <w:p w14:paraId="0E75101A" w14:textId="77777777" w:rsidR="00DA3A89" w:rsidRPr="002D5926" w:rsidRDefault="00DA3A89" w:rsidP="00D13386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3" w:name="_Toc149065773"/>
      <w:r w:rsidRPr="002D5926">
        <w:rPr>
          <w:rFonts w:ascii="Times New Roman" w:hAnsi="Times New Roman" w:cs="Times New Roman"/>
          <w:b/>
          <w:sz w:val="28"/>
          <w:szCs w:val="28"/>
        </w:rPr>
        <w:t>3.1. Готовый продукт</w:t>
      </w:r>
      <w:bookmarkEnd w:id="13"/>
    </w:p>
    <w:p w14:paraId="3BF76626" w14:textId="77777777" w:rsidR="00DA3A89" w:rsidRPr="002D5926" w:rsidRDefault="00DA3A89" w:rsidP="00DA3A89">
      <w:pPr>
        <w:spacing w:before="240" w:after="240" w:line="360" w:lineRule="auto"/>
        <w:ind w:left="700"/>
        <w:jc w:val="both"/>
        <w:rPr>
          <w:sz w:val="28"/>
          <w:szCs w:val="28"/>
        </w:rPr>
      </w:pPr>
      <w:r w:rsidRPr="002D5926">
        <w:rPr>
          <w:sz w:val="28"/>
          <w:szCs w:val="28"/>
        </w:rPr>
        <w:t>Готовый дизайн мобильного приложения очень хорошо подтверждает мысли авторов из научной литературы:</w:t>
      </w:r>
    </w:p>
    <w:p w14:paraId="1D169C32" w14:textId="77777777" w:rsidR="00DA3A89" w:rsidRPr="002D5926" w:rsidRDefault="00DA3A89" w:rsidP="00DA3A89">
      <w:pPr>
        <w:numPr>
          <w:ilvl w:val="0"/>
          <w:numId w:val="1"/>
        </w:numPr>
        <w:spacing w:before="240" w:line="360" w:lineRule="auto"/>
        <w:jc w:val="both"/>
        <w:rPr>
          <w:sz w:val="28"/>
          <w:szCs w:val="28"/>
        </w:rPr>
      </w:pPr>
      <w:r w:rsidRPr="002D5926">
        <w:rPr>
          <w:sz w:val="28"/>
          <w:szCs w:val="28"/>
        </w:rPr>
        <w:t>наш интерфейс выполняет конкретные задачи и функции</w:t>
      </w:r>
      <w:r>
        <w:rPr>
          <w:sz w:val="28"/>
          <w:szCs w:val="28"/>
        </w:rPr>
        <w:t>;</w:t>
      </w:r>
    </w:p>
    <w:p w14:paraId="0772DC38" w14:textId="77777777" w:rsidR="00DA3A89" w:rsidRPr="002D5926" w:rsidRDefault="00DA3A89" w:rsidP="00DA3A89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D5926">
        <w:rPr>
          <w:sz w:val="28"/>
          <w:szCs w:val="28"/>
        </w:rPr>
        <w:t>наш интерфейс понятный и ненавязчивый</w:t>
      </w:r>
      <w:r>
        <w:rPr>
          <w:sz w:val="28"/>
          <w:szCs w:val="28"/>
        </w:rPr>
        <w:t>;</w:t>
      </w:r>
    </w:p>
    <w:p w14:paraId="5C7710B5" w14:textId="77777777" w:rsidR="00DA3A89" w:rsidRPr="002D5926" w:rsidRDefault="00DA3A89" w:rsidP="00DA3A89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D5926">
        <w:rPr>
          <w:sz w:val="28"/>
          <w:szCs w:val="28"/>
        </w:rPr>
        <w:t>пользоваться нашим интерфейсом просто, так как он не перегружен лишней информацией и даже после долгого отсутствия пользователь может вспомнить основные действия в приложении</w:t>
      </w:r>
      <w:r>
        <w:rPr>
          <w:sz w:val="28"/>
          <w:szCs w:val="28"/>
        </w:rPr>
        <w:t>;</w:t>
      </w:r>
    </w:p>
    <w:p w14:paraId="07589E9D" w14:textId="46044D27" w:rsidR="00DA3A89" w:rsidRPr="00FB2B2A" w:rsidRDefault="00DA3A89" w:rsidP="00FB2B2A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2D5926">
        <w:rPr>
          <w:sz w:val="28"/>
          <w:szCs w:val="28"/>
        </w:rPr>
        <w:t>пользователь нашего приложения интуитивно пользуется им без использования специальных навыков</w:t>
      </w:r>
      <w:r>
        <w:rPr>
          <w:sz w:val="28"/>
          <w:szCs w:val="28"/>
        </w:rPr>
        <w:t>;</w:t>
      </w:r>
    </w:p>
    <w:p w14:paraId="6DC9AA53" w14:textId="77777777" w:rsidR="00DA3A89" w:rsidRPr="002D5926" w:rsidRDefault="00DA3A89" w:rsidP="00DA3A89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4" w:name="_Toc149065774"/>
      <w:r w:rsidRPr="002D5926">
        <w:rPr>
          <w:rFonts w:ascii="Times New Roman" w:hAnsi="Times New Roman" w:cs="Times New Roman"/>
          <w:b/>
          <w:sz w:val="28"/>
          <w:szCs w:val="28"/>
        </w:rPr>
        <w:t>3.2. Обсуждение и сопоставление с данными используемой литературы</w:t>
      </w:r>
      <w:bookmarkEnd w:id="14"/>
    </w:p>
    <w:p w14:paraId="6CD6B91E" w14:textId="082D6179" w:rsidR="00DA3A89" w:rsidRPr="00966348" w:rsidRDefault="00DA3A89" w:rsidP="00966348">
      <w:pPr>
        <w:spacing w:before="240" w:after="240" w:line="360" w:lineRule="auto"/>
        <w:ind w:left="720" w:firstLine="720"/>
        <w:jc w:val="both"/>
        <w:rPr>
          <w:sz w:val="28"/>
          <w:szCs w:val="28"/>
        </w:rPr>
      </w:pPr>
      <w:r w:rsidRPr="002D5926">
        <w:rPr>
          <w:sz w:val="28"/>
          <w:szCs w:val="28"/>
        </w:rPr>
        <w:t xml:space="preserve">В результате исследования я опытным путем выяснил, что проектировать дизайн мобильного приложения на основе знаний из сферы UI/UX дизайна, полученные из открытых источников – достаточно трудоемкий процесс, который касается многих технических аспектов, таких как знание мобильной композиции, </w:t>
      </w:r>
      <w:proofErr w:type="spellStart"/>
      <w:r w:rsidRPr="002D5926">
        <w:rPr>
          <w:sz w:val="28"/>
          <w:szCs w:val="28"/>
        </w:rPr>
        <w:t>типографики</w:t>
      </w:r>
      <w:proofErr w:type="spellEnd"/>
      <w:r w:rsidRPr="002D5926">
        <w:rPr>
          <w:sz w:val="28"/>
          <w:szCs w:val="28"/>
        </w:rPr>
        <w:t xml:space="preserve">, </w:t>
      </w:r>
      <w:proofErr w:type="spellStart"/>
      <w:r w:rsidRPr="002D5926">
        <w:rPr>
          <w:sz w:val="28"/>
          <w:szCs w:val="28"/>
        </w:rPr>
        <w:t>колористики</w:t>
      </w:r>
      <w:proofErr w:type="spellEnd"/>
      <w:r w:rsidRPr="002D5926">
        <w:rPr>
          <w:sz w:val="28"/>
          <w:szCs w:val="28"/>
        </w:rPr>
        <w:t xml:space="preserve"> и понимание алгоритмов взаимодействия пользователя с приложением. Знаний, интерфейс с полного нуля до прототипа, с которым можно взаимодействовать в векторном графическом редакторе </w:t>
      </w:r>
      <w:proofErr w:type="spellStart"/>
      <w:r w:rsidRPr="002D5926">
        <w:rPr>
          <w:sz w:val="28"/>
          <w:szCs w:val="28"/>
        </w:rPr>
        <w:t>Figma</w:t>
      </w:r>
      <w:proofErr w:type="spellEnd"/>
      <w:r w:rsidRPr="002D5926">
        <w:rPr>
          <w:sz w:val="28"/>
          <w:szCs w:val="28"/>
        </w:rPr>
        <w:t xml:space="preserve">. </w:t>
      </w:r>
    </w:p>
    <w:p w14:paraId="663B772C" w14:textId="77777777" w:rsidR="00DE5930" w:rsidRPr="00966348" w:rsidRDefault="00DE5930" w:rsidP="00DA3A89">
      <w:pPr>
        <w:spacing w:line="360" w:lineRule="auto"/>
        <w:ind w:left="720" w:firstLine="720"/>
        <w:jc w:val="both"/>
        <w:rPr>
          <w:sz w:val="28"/>
          <w:szCs w:val="28"/>
        </w:rPr>
      </w:pPr>
    </w:p>
    <w:bookmarkStart w:id="15" w:name="_Список_литературы" w:displacedByCustomXml="next"/>
    <w:bookmarkEnd w:id="15" w:displacedByCustomXml="next"/>
    <w:bookmarkStart w:id="16" w:name="_Toc149065775" w:displacedByCustomXml="next"/>
    <w:sdt>
      <w:sdtPr>
        <w:rPr>
          <w:rFonts w:ascii="Times New Roman" w:eastAsia="Times New Roman" w:hAnsi="Times New Roman" w:cs="Times New Roman"/>
          <w:sz w:val="24"/>
          <w:szCs w:val="24"/>
          <w:lang w:val="ru-RU"/>
        </w:rPr>
        <w:id w:val="398641476"/>
        <w:docPartObj>
          <w:docPartGallery w:val="Bibliographies"/>
          <w:docPartUnique/>
        </w:docPartObj>
      </w:sdtPr>
      <w:sdtEndPr/>
      <w:sdtContent>
        <w:p w14:paraId="60EB9969" w14:textId="4A4D206B" w:rsidR="00DE5930" w:rsidRDefault="00DE5930">
          <w:pPr>
            <w:pStyle w:val="1"/>
          </w:pPr>
          <w:r>
            <w:rPr>
              <w:lang w:val="ru-RU"/>
            </w:rPr>
            <w:t>Список литературы</w:t>
          </w:r>
          <w:bookmarkEnd w:id="16"/>
        </w:p>
        <w:sdt>
          <w:sdtPr>
            <w:id w:val="111145805"/>
            <w:bibliography/>
          </w:sdtPr>
          <w:sdtEndPr/>
          <w:sdtContent>
            <w:p w14:paraId="1B4FB8EF" w14:textId="77777777" w:rsidR="00DE5930" w:rsidRDefault="00DE5930" w:rsidP="00DE5930">
              <w:pPr>
                <w:pStyle w:val="afb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Кардон, Грант. 2002.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Продай или продадут тебе. </w:t>
              </w:r>
              <w:r>
                <w:rPr>
                  <w:noProof/>
                </w:rPr>
                <w:t>Сан-Францско : МИФ, 2002.</w:t>
              </w:r>
            </w:p>
            <w:p w14:paraId="49692E21" w14:textId="7E66D6D8" w:rsidR="00DE5930" w:rsidRDefault="00DE5930" w:rsidP="00DE593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bookmarkStart w:id="17" w:name="_GoBack"/>
    <w:bookmarkEnd w:id="17"/>
    <w:p w14:paraId="1B97B414" w14:textId="7BBB9CAE" w:rsidR="00DA3A89" w:rsidRPr="00DF4169" w:rsidRDefault="00DA3A89" w:rsidP="00DF4169">
      <w:pPr>
        <w:rPr>
          <w:sz w:val="28"/>
          <w:szCs w:val="28"/>
          <w:lang w:val="en-US"/>
        </w:rPr>
      </w:pPr>
      <w:r w:rsidRPr="002D5926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BC2E46" wp14:editId="1C480B53">
                <wp:simplePos x="0" y="0"/>
                <wp:positionH relativeFrom="column">
                  <wp:posOffset>1898015</wp:posOffset>
                </wp:positionH>
                <wp:positionV relativeFrom="paragraph">
                  <wp:posOffset>127000</wp:posOffset>
                </wp:positionV>
                <wp:extent cx="1581150" cy="952500"/>
                <wp:effectExtent l="0" t="0" r="0" b="0"/>
                <wp:wrapThrough wrapText="bothSides">
                  <wp:wrapPolygon edited="0">
                    <wp:start x="520" y="1459"/>
                    <wp:lineTo x="520" y="19946"/>
                    <wp:lineTo x="20819" y="19946"/>
                    <wp:lineTo x="20819" y="1459"/>
                    <wp:lineTo x="520" y="1459"/>
                  </wp:wrapPolygon>
                </wp:wrapThrough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3AD7FF" w14:textId="77777777" w:rsidR="00DA3A89" w:rsidRDefault="00DA3A89" w:rsidP="00DA3A8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5" o:spid="_x0000_s1028" type="#_x0000_t202" style="position:absolute;margin-left:149.45pt;margin-top:10pt;width:124.5pt;height: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" filled="f" stroked="f">
                <v:textbox style="mso-fit-shape-to-text:t" inset="2.53958mm,2.53958mm,2.53958mm,2.53958mm">
                  <w:txbxContent>
                    <w:p w14:paraId="433AD7FF" w14:textId="77777777" w:rsidR="00DA3A89" w:rsidRDefault="00DA3A89" w:rsidP="00DA3A89">
                      <w:pPr>
                        <w:textDirection w:val="btL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DA3A89" w:rsidRPr="00DF4169" w:rsidSect="00024A0E">
      <w:headerReference w:type="default" r:id="rId16"/>
      <w:pgSz w:w="11906" w:h="16838"/>
      <w:pgMar w:top="1134" w:right="567" w:bottom="1134" w:left="1701" w:header="709" w:footer="709" w:gutter="0"/>
      <w:pgNumType w:start="3" w:chapStyle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7" w:author="Microsoft Office User" w:date="2023-10-15T21:23:00Z" w:initials="MOU">
    <w:p w14:paraId="5F57ECBB" w14:textId="77777777" w:rsidR="00160ACD" w:rsidRDefault="00160ACD">
      <w:pPr>
        <w:pStyle w:val="ae"/>
      </w:pPr>
      <w:r>
        <w:rPr>
          <w:rStyle w:val="ad"/>
        </w:rPr>
        <w:annotationRef/>
      </w:r>
      <w:r>
        <w:t>Это важная картинка</w:t>
      </w:r>
    </w:p>
    <w:p w14:paraId="6ED454AA" w14:textId="18DD4DFE" w:rsidR="00160ACD" w:rsidRDefault="00160ACD">
      <w:pPr>
        <w:pStyle w:val="a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D454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271B2EA" w16cex:dateUtc="2023-10-15T18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D454AA" w16cid:durableId="1271B2E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8B10F3" w14:textId="77777777" w:rsidR="005C608A" w:rsidRDefault="005C608A" w:rsidP="006555B6">
      <w:r>
        <w:separator/>
      </w:r>
    </w:p>
  </w:endnote>
  <w:endnote w:type="continuationSeparator" w:id="0">
    <w:p w14:paraId="49F71313" w14:textId="77777777" w:rsidR="005C608A" w:rsidRDefault="005C608A" w:rsidP="00655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7"/>
      </w:rPr>
      <w:id w:val="1698476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A98D7EA" w14:textId="77777777" w:rsidR="006555B6" w:rsidRDefault="006555B6" w:rsidP="00A362B5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649FF942" w14:textId="77777777" w:rsidR="006555B6" w:rsidRDefault="006555B6" w:rsidP="006555B6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53EC7" w14:textId="77777777" w:rsidR="006555B6" w:rsidRDefault="006555B6" w:rsidP="006555B6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924EA8" w14:textId="77777777" w:rsidR="005C608A" w:rsidRDefault="005C608A" w:rsidP="006555B6">
      <w:r>
        <w:separator/>
      </w:r>
    </w:p>
  </w:footnote>
  <w:footnote w:type="continuationSeparator" w:id="0">
    <w:p w14:paraId="14F2B631" w14:textId="77777777" w:rsidR="005C608A" w:rsidRDefault="005C608A" w:rsidP="006555B6">
      <w:r>
        <w:continuationSeparator/>
      </w:r>
    </w:p>
  </w:footnote>
  <w:footnote w:id="1">
    <w:p w14:paraId="17CF25EF" w14:textId="1EE4B39D" w:rsidR="00DE5930" w:rsidRPr="00DE5930" w:rsidRDefault="00DE5930">
      <w:pPr>
        <w:pStyle w:val="af3"/>
        <w:rPr>
          <w:lang w:val="en-US"/>
        </w:rPr>
      </w:pPr>
      <w:r>
        <w:rPr>
          <w:rStyle w:val="af5"/>
        </w:rPr>
        <w:t>#</w:t>
      </w:r>
      <w:r>
        <w:t xml:space="preserve"> </w:t>
      </w:r>
      <w:proofErr w:type="spellStart"/>
      <w:r>
        <w:rPr>
          <w:lang w:val="en-US"/>
        </w:rPr>
        <w:t>вот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такой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символ</w:t>
      </w:r>
      <w:proofErr w:type="spellEnd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7"/>
      </w:rPr>
      <w:id w:val="1748538834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714C3E32" w14:textId="7D8A1464" w:rsidR="00AE5450" w:rsidRDefault="00AE5450" w:rsidP="004364DC">
        <w:pPr>
          <w:pStyle w:val="aa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D86A3F2" w14:textId="77777777" w:rsidR="00AE5450" w:rsidRDefault="00AE5450" w:rsidP="00AE5450">
    <w:pPr>
      <w:pStyle w:val="aa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EEC4CE" w14:textId="7A999D36" w:rsidR="00024A0E" w:rsidRDefault="00024A0E">
    <w:pPr>
      <w:pStyle w:val="aa"/>
      <w:jc w:val="right"/>
    </w:pPr>
  </w:p>
  <w:p w14:paraId="64A407F8" w14:textId="77777777" w:rsidR="00AE5450" w:rsidRDefault="00AE5450" w:rsidP="00AE5450">
    <w:pPr>
      <w:pStyle w:val="aa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0128744"/>
      <w:docPartObj>
        <w:docPartGallery w:val="Page Numbers (Top of Page)"/>
        <w:docPartUnique/>
      </w:docPartObj>
    </w:sdtPr>
    <w:sdtEndPr/>
    <w:sdtContent>
      <w:p w14:paraId="4BD8E1C1" w14:textId="77777777" w:rsidR="00024A0E" w:rsidRDefault="00024A0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B30">
          <w:rPr>
            <w:noProof/>
          </w:rPr>
          <w:t>3</w:t>
        </w:r>
        <w:r>
          <w:fldChar w:fldCharType="end"/>
        </w:r>
      </w:p>
    </w:sdtContent>
  </w:sdt>
  <w:p w14:paraId="5A59850D" w14:textId="77777777" w:rsidR="00024A0E" w:rsidRDefault="00024A0E" w:rsidP="00AE5450">
    <w:pPr>
      <w:pStyle w:val="aa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684D6E"/>
    <w:multiLevelType w:val="multilevel"/>
    <w:tmpl w:val="990A8C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7148199A"/>
    <w:multiLevelType w:val="multilevel"/>
    <w:tmpl w:val="D406960A"/>
    <w:lvl w:ilvl="0">
      <w:start w:val="1"/>
      <w:numFmt w:val="decimal"/>
      <w:lvlText w:val="%1."/>
      <w:lvlJc w:val="left"/>
      <w:pPr>
        <w:ind w:left="420" w:hanging="420"/>
      </w:pPr>
      <w:rPr>
        <w:rFonts w:eastAsia="Aria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Arial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Arial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Arial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Arial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Arial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AB5"/>
    <w:rsid w:val="00024A0E"/>
    <w:rsid w:val="000948F2"/>
    <w:rsid w:val="00160ACD"/>
    <w:rsid w:val="00274CFB"/>
    <w:rsid w:val="004616CB"/>
    <w:rsid w:val="005368D5"/>
    <w:rsid w:val="005C608A"/>
    <w:rsid w:val="006555B6"/>
    <w:rsid w:val="00707A9E"/>
    <w:rsid w:val="00762A0C"/>
    <w:rsid w:val="00784384"/>
    <w:rsid w:val="007865E7"/>
    <w:rsid w:val="00835E3F"/>
    <w:rsid w:val="00896862"/>
    <w:rsid w:val="008D6B30"/>
    <w:rsid w:val="00900291"/>
    <w:rsid w:val="0091114C"/>
    <w:rsid w:val="009366CB"/>
    <w:rsid w:val="00966348"/>
    <w:rsid w:val="00A362B5"/>
    <w:rsid w:val="00A827D5"/>
    <w:rsid w:val="00A82AB5"/>
    <w:rsid w:val="00AE5450"/>
    <w:rsid w:val="00BB74B1"/>
    <w:rsid w:val="00BE5527"/>
    <w:rsid w:val="00CF3013"/>
    <w:rsid w:val="00D13386"/>
    <w:rsid w:val="00D61462"/>
    <w:rsid w:val="00DA3A89"/>
    <w:rsid w:val="00DE5930"/>
    <w:rsid w:val="00DF4169"/>
    <w:rsid w:val="00E1600C"/>
    <w:rsid w:val="00E567A2"/>
    <w:rsid w:val="00F41C6E"/>
    <w:rsid w:val="00F922D5"/>
    <w:rsid w:val="00FB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24E7C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2AB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A3A89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/>
    </w:rPr>
  </w:style>
  <w:style w:type="paragraph" w:styleId="2">
    <w:name w:val="heading 2"/>
    <w:basedOn w:val="a"/>
    <w:next w:val="a"/>
    <w:link w:val="20"/>
    <w:uiPriority w:val="9"/>
    <w:unhideWhenUsed/>
    <w:qFormat/>
    <w:rsid w:val="00DA3A89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3A89"/>
    <w:rPr>
      <w:rFonts w:ascii="Arial" w:eastAsia="Arial" w:hAnsi="Arial" w:cs="Arial"/>
      <w:kern w:val="0"/>
      <w:sz w:val="40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A3A89"/>
    <w:rPr>
      <w:rFonts w:ascii="Arial" w:eastAsia="Arial" w:hAnsi="Arial" w:cs="Arial"/>
      <w:kern w:val="0"/>
      <w:sz w:val="32"/>
      <w:szCs w:val="32"/>
      <w:lang w:val="ru"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DA3A8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11">
    <w:name w:val="Стиль1"/>
    <w:basedOn w:val="a"/>
    <w:link w:val="12"/>
    <w:qFormat/>
    <w:rsid w:val="00DA3A89"/>
    <w:pPr>
      <w:spacing w:line="300" w:lineRule="auto"/>
      <w:ind w:right="1140"/>
      <w:jc w:val="both"/>
    </w:pPr>
    <w:rPr>
      <w:b/>
      <w:sz w:val="28"/>
      <w:szCs w:val="28"/>
    </w:rPr>
  </w:style>
  <w:style w:type="character" w:customStyle="1" w:styleId="12">
    <w:name w:val="Стиль1 Знак"/>
    <w:basedOn w:val="a0"/>
    <w:link w:val="11"/>
    <w:rsid w:val="00DA3A89"/>
    <w:rPr>
      <w:rFonts w:ascii="Times New Roman" w:eastAsia="Times New Roman" w:hAnsi="Times New Roman" w:cs="Times New Roman"/>
      <w:b/>
      <w:kern w:val="0"/>
      <w:sz w:val="28"/>
      <w:szCs w:val="28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DA3A8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A3A8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4">
    <w:name w:val="Hyperlink"/>
    <w:basedOn w:val="a0"/>
    <w:uiPriority w:val="99"/>
    <w:unhideWhenUsed/>
    <w:rsid w:val="00DA3A89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6555B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555B6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7">
    <w:name w:val="page number"/>
    <w:basedOn w:val="a0"/>
    <w:uiPriority w:val="99"/>
    <w:semiHidden/>
    <w:unhideWhenUsed/>
    <w:rsid w:val="006555B6"/>
  </w:style>
  <w:style w:type="paragraph" w:styleId="3">
    <w:name w:val="toc 3"/>
    <w:basedOn w:val="a"/>
    <w:next w:val="a"/>
    <w:autoRedefine/>
    <w:uiPriority w:val="39"/>
    <w:semiHidden/>
    <w:unhideWhenUsed/>
    <w:rsid w:val="00896862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9686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9686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9686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9686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9686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96862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No Spacing"/>
    <w:uiPriority w:val="1"/>
    <w:qFormat/>
    <w:rsid w:val="00BE552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22">
    <w:name w:val="Стиль2"/>
    <w:basedOn w:val="2"/>
    <w:qFormat/>
    <w:rsid w:val="00CF3013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a9">
    <w:name w:val="Стиль абзаца"/>
    <w:basedOn w:val="a"/>
    <w:qFormat/>
    <w:rsid w:val="00CF3013"/>
    <w:pPr>
      <w:spacing w:line="360" w:lineRule="auto"/>
      <w:ind w:left="709"/>
      <w:jc w:val="both"/>
    </w:pPr>
    <w:rPr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A362B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362B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30">
    <w:name w:val="Стиль3"/>
    <w:basedOn w:val="a"/>
    <w:qFormat/>
    <w:rsid w:val="00E1600C"/>
    <w:pPr>
      <w:spacing w:line="360" w:lineRule="auto"/>
      <w:ind w:left="697" w:firstLine="700"/>
      <w:jc w:val="both"/>
    </w:pPr>
    <w:rPr>
      <w:color w:val="70AD47" w:themeColor="accent6"/>
      <w:sz w:val="28"/>
      <w:szCs w:val="28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38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84384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160ACD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60ACD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60AC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60ACD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60ACD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f2">
    <w:name w:val="Revision"/>
    <w:hidden/>
    <w:uiPriority w:val="99"/>
    <w:semiHidden/>
    <w:rsid w:val="00160AC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f3">
    <w:name w:val="footnote text"/>
    <w:basedOn w:val="a"/>
    <w:link w:val="af4"/>
    <w:uiPriority w:val="99"/>
    <w:semiHidden/>
    <w:unhideWhenUsed/>
    <w:rsid w:val="00BB74B1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BB74B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5">
    <w:name w:val="footnote reference"/>
    <w:basedOn w:val="a0"/>
    <w:uiPriority w:val="99"/>
    <w:semiHidden/>
    <w:unhideWhenUsed/>
    <w:rsid w:val="00BB74B1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BB74B1"/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BB74B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8">
    <w:name w:val="endnote reference"/>
    <w:basedOn w:val="a0"/>
    <w:uiPriority w:val="99"/>
    <w:semiHidden/>
    <w:unhideWhenUsed/>
    <w:rsid w:val="00BB74B1"/>
    <w:rPr>
      <w:vertAlign w:val="superscript"/>
    </w:rPr>
  </w:style>
  <w:style w:type="paragraph" w:styleId="af9">
    <w:name w:val="Balloon Text"/>
    <w:basedOn w:val="a"/>
    <w:link w:val="afa"/>
    <w:uiPriority w:val="99"/>
    <w:semiHidden/>
    <w:unhideWhenUsed/>
    <w:rsid w:val="009366CB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9366CB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styleId="afb">
    <w:name w:val="Bibliography"/>
    <w:basedOn w:val="a"/>
    <w:next w:val="a"/>
    <w:uiPriority w:val="37"/>
    <w:unhideWhenUsed/>
    <w:rsid w:val="00DE59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2AB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A3A89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/>
    </w:rPr>
  </w:style>
  <w:style w:type="paragraph" w:styleId="2">
    <w:name w:val="heading 2"/>
    <w:basedOn w:val="a"/>
    <w:next w:val="a"/>
    <w:link w:val="20"/>
    <w:uiPriority w:val="9"/>
    <w:unhideWhenUsed/>
    <w:qFormat/>
    <w:rsid w:val="00DA3A89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3A89"/>
    <w:rPr>
      <w:rFonts w:ascii="Arial" w:eastAsia="Arial" w:hAnsi="Arial" w:cs="Arial"/>
      <w:kern w:val="0"/>
      <w:sz w:val="40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A3A89"/>
    <w:rPr>
      <w:rFonts w:ascii="Arial" w:eastAsia="Arial" w:hAnsi="Arial" w:cs="Arial"/>
      <w:kern w:val="0"/>
      <w:sz w:val="32"/>
      <w:szCs w:val="32"/>
      <w:lang w:val="ru"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DA3A8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11">
    <w:name w:val="Стиль1"/>
    <w:basedOn w:val="a"/>
    <w:link w:val="12"/>
    <w:qFormat/>
    <w:rsid w:val="00DA3A89"/>
    <w:pPr>
      <w:spacing w:line="300" w:lineRule="auto"/>
      <w:ind w:right="1140"/>
      <w:jc w:val="both"/>
    </w:pPr>
    <w:rPr>
      <w:b/>
      <w:sz w:val="28"/>
      <w:szCs w:val="28"/>
    </w:rPr>
  </w:style>
  <w:style w:type="character" w:customStyle="1" w:styleId="12">
    <w:name w:val="Стиль1 Знак"/>
    <w:basedOn w:val="a0"/>
    <w:link w:val="11"/>
    <w:rsid w:val="00DA3A89"/>
    <w:rPr>
      <w:rFonts w:ascii="Times New Roman" w:eastAsia="Times New Roman" w:hAnsi="Times New Roman" w:cs="Times New Roman"/>
      <w:b/>
      <w:kern w:val="0"/>
      <w:sz w:val="28"/>
      <w:szCs w:val="28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DA3A8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A3A8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4">
    <w:name w:val="Hyperlink"/>
    <w:basedOn w:val="a0"/>
    <w:uiPriority w:val="99"/>
    <w:unhideWhenUsed/>
    <w:rsid w:val="00DA3A89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6555B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555B6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7">
    <w:name w:val="page number"/>
    <w:basedOn w:val="a0"/>
    <w:uiPriority w:val="99"/>
    <w:semiHidden/>
    <w:unhideWhenUsed/>
    <w:rsid w:val="006555B6"/>
  </w:style>
  <w:style w:type="paragraph" w:styleId="3">
    <w:name w:val="toc 3"/>
    <w:basedOn w:val="a"/>
    <w:next w:val="a"/>
    <w:autoRedefine/>
    <w:uiPriority w:val="39"/>
    <w:semiHidden/>
    <w:unhideWhenUsed/>
    <w:rsid w:val="00896862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9686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9686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9686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9686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9686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96862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No Spacing"/>
    <w:uiPriority w:val="1"/>
    <w:qFormat/>
    <w:rsid w:val="00BE552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22">
    <w:name w:val="Стиль2"/>
    <w:basedOn w:val="2"/>
    <w:qFormat/>
    <w:rsid w:val="00CF3013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a9">
    <w:name w:val="Стиль абзаца"/>
    <w:basedOn w:val="a"/>
    <w:qFormat/>
    <w:rsid w:val="00CF3013"/>
    <w:pPr>
      <w:spacing w:line="360" w:lineRule="auto"/>
      <w:ind w:left="709"/>
      <w:jc w:val="both"/>
    </w:pPr>
    <w:rPr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A362B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362B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30">
    <w:name w:val="Стиль3"/>
    <w:basedOn w:val="a"/>
    <w:qFormat/>
    <w:rsid w:val="00E1600C"/>
    <w:pPr>
      <w:spacing w:line="360" w:lineRule="auto"/>
      <w:ind w:left="697" w:firstLine="700"/>
      <w:jc w:val="both"/>
    </w:pPr>
    <w:rPr>
      <w:color w:val="70AD47" w:themeColor="accent6"/>
      <w:sz w:val="28"/>
      <w:szCs w:val="28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38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84384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160ACD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60ACD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60AC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60ACD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60ACD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f2">
    <w:name w:val="Revision"/>
    <w:hidden/>
    <w:uiPriority w:val="99"/>
    <w:semiHidden/>
    <w:rsid w:val="00160AC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f3">
    <w:name w:val="footnote text"/>
    <w:basedOn w:val="a"/>
    <w:link w:val="af4"/>
    <w:uiPriority w:val="99"/>
    <w:semiHidden/>
    <w:unhideWhenUsed/>
    <w:rsid w:val="00BB74B1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BB74B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5">
    <w:name w:val="footnote reference"/>
    <w:basedOn w:val="a0"/>
    <w:uiPriority w:val="99"/>
    <w:semiHidden/>
    <w:unhideWhenUsed/>
    <w:rsid w:val="00BB74B1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BB74B1"/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BB74B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f8">
    <w:name w:val="endnote reference"/>
    <w:basedOn w:val="a0"/>
    <w:uiPriority w:val="99"/>
    <w:semiHidden/>
    <w:unhideWhenUsed/>
    <w:rsid w:val="00BB74B1"/>
    <w:rPr>
      <w:vertAlign w:val="superscript"/>
    </w:rPr>
  </w:style>
  <w:style w:type="paragraph" w:styleId="af9">
    <w:name w:val="Balloon Text"/>
    <w:basedOn w:val="a"/>
    <w:link w:val="afa"/>
    <w:uiPriority w:val="99"/>
    <w:semiHidden/>
    <w:unhideWhenUsed/>
    <w:rsid w:val="009366CB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9366CB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styleId="afb">
    <w:name w:val="Bibliography"/>
    <w:basedOn w:val="a"/>
    <w:next w:val="a"/>
    <w:uiPriority w:val="37"/>
    <w:unhideWhenUsed/>
    <w:rsid w:val="00DE5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88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47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6">
  <b:Source>
    <b:Tag>Гра02</b:Tag>
    <b:SourceType>Book</b:SourceType>
    <b:Guid>{E589CB99-7249-D64A-A656-1FA4276E17D6}</b:Guid>
    <b:Author>
      <b:Author>
        <b:NameList>
          <b:Person>
            <b:Last>Кардон</b:Last>
            <b:First>Грант</b:First>
          </b:Person>
        </b:NameList>
      </b:Author>
    </b:Author>
    <b:Title>Продай или продадут тебе</b:Title>
    <b:City>Сан-Францско</b:City>
    <b:Publisher>МИФ</b:Publisher>
    <b:Year>2002</b:Year>
    <b:RefOrder>1</b:RefOrder>
  </b:Source>
  <b:Source>
    <b:Tag>Заполнитель1</b:Tag>
    <b:SourceType>Book</b:SourceType>
    <b:Guid>{2CEA9443-6903-8D4D-BF50-711CF5284DD9}</b:Guid>
    <b:LCID>en-GB</b:LCID>
    <b:RefOrder>2</b:RefOrder>
  </b:Source>
</b:Sources>
</file>

<file path=customXml/itemProps1.xml><?xml version="1.0" encoding="utf-8"?>
<ds:datastoreItem xmlns:ds="http://schemas.openxmlformats.org/officeDocument/2006/customXml" ds:itemID="{2A63FF22-5715-45D9-908A-14A25A255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1137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ruvim</cp:lastModifiedBy>
  <cp:revision>13</cp:revision>
  <dcterms:created xsi:type="dcterms:W3CDTF">2023-10-15T12:36:00Z</dcterms:created>
  <dcterms:modified xsi:type="dcterms:W3CDTF">2023-10-24T16:02:00Z</dcterms:modified>
</cp:coreProperties>
</file>